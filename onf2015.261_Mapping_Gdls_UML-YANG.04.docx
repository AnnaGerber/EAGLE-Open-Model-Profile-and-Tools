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2F2" w:rsidRDefault="00EC648D" w:rsidP="005752F2">
      <w:r w:rsidRPr="0086637E">
        <w:rPr>
          <w:rFonts w:hint="eastAsia"/>
          <w:noProof/>
          <w:lang w:val="de-DE" w:eastAsia="de-DE"/>
        </w:rPr>
        <w:drawing>
          <wp:anchor distT="0" distB="0" distL="114300" distR="114300" simplePos="0" relativeHeight="251661312" behindDoc="0" locked="0" layoutInCell="1" allowOverlap="1">
            <wp:simplePos x="0" y="0"/>
            <wp:positionH relativeFrom="column">
              <wp:posOffset>1993265</wp:posOffset>
            </wp:positionH>
            <wp:positionV relativeFrom="paragraph">
              <wp:posOffset>-457200</wp:posOffset>
            </wp:positionV>
            <wp:extent cx="3657600" cy="1072515"/>
            <wp:effectExtent l="0" t="0" r="0" b="0"/>
            <wp:wrapNone/>
            <wp:docPr id="4" name="Picture 4" descr="SUE Projects:1306 ONF Misc:5-Templates:5-21 MS Word - Spec:links:ONF-horiz-m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107251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5752F2" w:rsidRDefault="005752F2" w:rsidP="005752F2"/>
    <w:p w:rsidR="005752F2" w:rsidRDefault="009D680C" w:rsidP="005752F2">
      <w:r w:rsidRPr="009D680C">
        <w:rPr>
          <w:noProof/>
          <w:lang w:eastAsia="en-US"/>
        </w:rPr>
        <w:pict>
          <v:shapetype id="_x0000_t202" coordsize="21600,21600" o:spt="202" path="m,l,21600r21600,l21600,xe">
            <v:stroke joinstyle="miter"/>
            <v:path gradientshapeok="t" o:connecttype="rect"/>
          </v:shapetype>
          <v:shape id="Text Box 3" o:spid="_x0000_s1026" type="#_x0000_t202" style="position:absolute;margin-left:175.05pt;margin-top:19.2pt;width:4in;height:2in;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" filled="f" stroked="f">
            <v:path arrowok="t"/>
            <v:textbox>
              <w:txbxContent>
                <w:p w:rsidR="00C3305A" w:rsidRPr="00B50117" w:rsidRDefault="00C3305A" w:rsidP="005752F2">
                  <w:pPr>
                    <w:pStyle w:val="Titel"/>
                  </w:pPr>
                  <w:r>
                    <w:t>Mapping Guidelines</w:t>
                  </w:r>
                  <w:r>
                    <w:br/>
                    <w:t xml:space="preserve">UML </w:t>
                  </w:r>
                  <w:r>
                    <w:sym w:font="Wingdings" w:char="F0E0"/>
                  </w:r>
                  <w:r>
                    <w:t xml:space="preserve"> YANG</w:t>
                  </w:r>
                </w:p>
                <w:p w:rsidR="00C3305A" w:rsidRPr="0086637E" w:rsidRDefault="00C3305A" w:rsidP="005752F2">
                  <w:pPr>
                    <w:spacing w:after="0" w:line="260" w:lineRule="exact"/>
                    <w:rPr>
                      <w:rFonts w:asciiTheme="minorHAnsi" w:hAnsiTheme="minorHAnsi"/>
                    </w:rPr>
                  </w:pPr>
                  <w:r>
                    <w:rPr>
                      <w:rFonts w:asciiTheme="minorHAnsi" w:hAnsiTheme="minorHAnsi"/>
                    </w:rPr>
                    <w:t xml:space="preserve">Draft </w:t>
                  </w:r>
                  <w:r w:rsidRPr="0086637E">
                    <w:rPr>
                      <w:rFonts w:asciiTheme="minorHAnsi" w:hAnsiTheme="minorHAnsi"/>
                    </w:rPr>
                    <w:t xml:space="preserve">Version </w:t>
                  </w:r>
                  <w:r>
                    <w:rPr>
                      <w:rFonts w:asciiTheme="minorHAnsi" w:hAnsiTheme="minorHAnsi"/>
                    </w:rPr>
                    <w:t>0.</w:t>
                  </w:r>
                  <w:del w:id="0" w:author="Bernd" w:date="2015-08-27T14:17:00Z">
                    <w:r w:rsidDel="00547F09">
                      <w:rPr>
                        <w:rFonts w:asciiTheme="minorHAnsi" w:hAnsiTheme="minorHAnsi"/>
                      </w:rPr>
                      <w:delText>3</w:delText>
                    </w:r>
                  </w:del>
                  <w:ins w:id="1" w:author="Bernd" w:date="2015-08-27T14:17:00Z">
                    <w:r>
                      <w:rPr>
                        <w:rFonts w:asciiTheme="minorHAnsi" w:hAnsiTheme="minorHAnsi"/>
                      </w:rPr>
                      <w:t>4</w:t>
                    </w:r>
                  </w:ins>
                </w:p>
                <w:p w:rsidR="00C3305A" w:rsidRPr="0086637E" w:rsidRDefault="00C3305A" w:rsidP="005752F2">
                  <w:pPr>
                    <w:spacing w:after="0" w:line="260" w:lineRule="exact"/>
                    <w:rPr>
                      <w:rFonts w:asciiTheme="minorHAnsi" w:hAnsiTheme="minorHAnsi"/>
                    </w:rPr>
                  </w:pPr>
                  <w:ins w:id="2" w:author="Bernd" w:date="2015-09-18T08:46:00Z">
                    <w:r>
                      <w:rPr>
                        <w:rFonts w:asciiTheme="minorHAnsi" w:hAnsiTheme="minorHAnsi"/>
                      </w:rPr>
                      <w:t>Sept. 18</w:t>
                    </w:r>
                  </w:ins>
                  <w:del w:id="3" w:author="Bernd" w:date="2015-09-18T08:46:00Z">
                    <w:r w:rsidDel="00F05DB3">
                      <w:rPr>
                        <w:rFonts w:asciiTheme="minorHAnsi" w:hAnsiTheme="minorHAnsi"/>
                      </w:rPr>
                      <w:delText>August 18</w:delText>
                    </w:r>
                  </w:del>
                  <w:r>
                    <w:rPr>
                      <w:rFonts w:asciiTheme="minorHAnsi" w:hAnsiTheme="minorHAnsi"/>
                    </w:rPr>
                    <w:t>, 2015</w:t>
                  </w:r>
                </w:p>
                <w:p w:rsidR="00C3305A" w:rsidRDefault="00C3305A"/>
              </w:txbxContent>
            </v:textbox>
          </v:shape>
        </w:pict>
      </w:r>
    </w:p>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Default="005752F2" w:rsidP="005752F2"/>
    <w:p w:rsidR="005752F2" w:rsidRPr="00DC2FF7" w:rsidRDefault="00EC648D" w:rsidP="005752F2">
      <w:pPr>
        <w:spacing w:after="40"/>
        <w:rPr>
          <w:rFonts w:asciiTheme="minorHAnsi" w:hAnsiTheme="minorHAnsi"/>
          <w:sz w:val="16"/>
        </w:rPr>
      </w:pPr>
      <w:r w:rsidRPr="0086637E">
        <w:rPr>
          <w:rFonts w:hint="eastAsia"/>
          <w:noProof/>
          <w:lang w:val="de-DE" w:eastAsia="de-DE"/>
        </w:rPr>
        <w:drawing>
          <wp:anchor distT="0" distB="0" distL="114300" distR="114300" simplePos="0" relativeHeight="251664384" behindDoc="0" locked="0" layoutInCell="1" allowOverlap="1">
            <wp:simplePos x="0" y="0"/>
            <wp:positionH relativeFrom="column">
              <wp:posOffset>2337435</wp:posOffset>
            </wp:positionH>
            <wp:positionV relativeFrom="paragraph">
              <wp:posOffset>4157980</wp:posOffset>
            </wp:positionV>
            <wp:extent cx="2135060" cy="800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135060" cy="8001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Pr="00DC2FF7">
        <w:br w:type="page"/>
      </w:r>
      <w:r w:rsidRPr="00DC2FF7">
        <w:rPr>
          <w:rFonts w:asciiTheme="minorHAnsi" w:hAnsiTheme="minorHAnsi"/>
          <w:sz w:val="16"/>
        </w:rPr>
        <w:lastRenderedPageBreak/>
        <w:softHyphen/>
        <w:t>ONF Document Type:</w:t>
      </w:r>
      <w:r w:rsidR="003B3770" w:rsidRPr="00DC2FF7">
        <w:rPr>
          <w:rFonts w:asciiTheme="minorHAnsi" w:hAnsiTheme="minorHAnsi"/>
          <w:sz w:val="16"/>
        </w:rPr>
        <w:t xml:space="preserve"> Technical Recommendation</w:t>
      </w:r>
    </w:p>
    <w:p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4A1804" w:rsidRPr="004A1804">
        <w:rPr>
          <w:rFonts w:asciiTheme="minorHAnsi" w:hAnsiTheme="minorHAnsi"/>
          <w:sz w:val="16"/>
        </w:rPr>
        <w:t>ONF_Mapping-Guidelines_UML-YANG_v0.</w:t>
      </w:r>
      <w:r w:rsidR="00547F09">
        <w:rPr>
          <w:rFonts w:asciiTheme="minorHAnsi" w:hAnsiTheme="minorHAnsi"/>
          <w:sz w:val="16"/>
        </w:rPr>
        <w:t>4</w:t>
      </w:r>
      <w:r w:rsidRPr="00567E3D">
        <w:br/>
      </w:r>
    </w:p>
    <w:p w:rsidR="005752F2" w:rsidRPr="00893099" w:rsidRDefault="00EC648D" w:rsidP="009B6F01">
      <w:pPr>
        <w:outlineLvl w:val="0"/>
        <w:rPr>
          <w:rFonts w:asciiTheme="majorHAnsi" w:hAnsiTheme="majorHAnsi"/>
          <w:b/>
          <w:szCs w:val="24"/>
        </w:rPr>
      </w:pPr>
      <w:r w:rsidRPr="00893099">
        <w:rPr>
          <w:rFonts w:asciiTheme="majorHAnsi" w:hAnsiTheme="majorHAnsi"/>
          <w:b/>
          <w:szCs w:val="24"/>
        </w:rPr>
        <w:t>Disclaimer</w:t>
      </w:r>
    </w:p>
    <w:p w:rsidR="005752F2" w:rsidRDefault="00EC648D" w:rsidP="005752F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rsidR="00EC648D" w:rsidRDefault="00EC648D" w:rsidP="00EC648D">
      <w:pPr>
        <w:spacing w:after="0"/>
      </w:pPr>
      <w:r>
        <w:t>Any marks and brands contained herein are the property of their respective owners.</w:t>
      </w:r>
    </w:p>
    <w:p w:rsidR="00EC648D" w:rsidRDefault="00EC648D" w:rsidP="00EC648D">
      <w:pPr>
        <w:spacing w:after="0"/>
      </w:pPr>
    </w:p>
    <w:p w:rsidR="00EC648D" w:rsidRDefault="00EC648D" w:rsidP="009B6F01">
      <w:pPr>
        <w:spacing w:after="0"/>
        <w:outlineLvl w:val="0"/>
      </w:pPr>
      <w:r>
        <w:t>Open Networking Foundation</w:t>
      </w:r>
    </w:p>
    <w:p w:rsidR="00EC648D" w:rsidRDefault="00EC648D" w:rsidP="00EC648D">
      <w:pPr>
        <w:spacing w:after="0"/>
      </w:pPr>
      <w:r>
        <w:t xml:space="preserve">2275 E. </w:t>
      </w:r>
      <w:proofErr w:type="spellStart"/>
      <w:r>
        <w:t>Bayshore</w:t>
      </w:r>
      <w:proofErr w:type="spellEnd"/>
      <w:r>
        <w:t xml:space="preserve"> Road, Suite 103, Palo Alto, CA 94303</w:t>
      </w:r>
    </w:p>
    <w:p w:rsidR="00EC648D" w:rsidRPr="00EC648D" w:rsidRDefault="009D680C" w:rsidP="00EC648D">
      <w:pPr>
        <w:pStyle w:val="Hyperlink1"/>
      </w:pPr>
      <w:hyperlink r:id="rId10" w:history="1">
        <w:r w:rsidR="00EC648D" w:rsidRPr="00EC648D">
          <w:rPr>
            <w:rStyle w:val="Hyperlink"/>
            <w:color w:val="00A0B6" w:themeColor="accent1"/>
          </w:rPr>
          <w:t>www.opennetworking.org</w:t>
        </w:r>
      </w:hyperlink>
    </w:p>
    <w:p w:rsidR="00EC648D" w:rsidRDefault="00EC648D" w:rsidP="00EC648D">
      <w:pPr>
        <w:spacing w:after="0"/>
      </w:pPr>
    </w:p>
    <w:p w:rsidR="00EC648D" w:rsidRDefault="00EC648D" w:rsidP="00EC648D">
      <w:pPr>
        <w:spacing w:after="0"/>
      </w:pPr>
      <w:r>
        <w:t>©2014 Open Networking Foundation. All rights reserved.</w:t>
      </w:r>
    </w:p>
    <w:p w:rsidR="00EC648D" w:rsidRDefault="00EC648D" w:rsidP="00EC648D">
      <w:pPr>
        <w:spacing w:after="0"/>
      </w:pPr>
    </w:p>
    <w:p w:rsidR="005752F2" w:rsidRDefault="00EC648D" w:rsidP="00EC648D">
      <w:pPr>
        <w:spacing w:after="0"/>
      </w:pPr>
      <w:r>
        <w:t xml:space="preserve">Open Networking Foundation, the ONF symbol, and </w:t>
      </w:r>
      <w:proofErr w:type="spellStart"/>
      <w:r>
        <w:t>OpenFlow</w:t>
      </w:r>
      <w:proofErr w:type="spellEnd"/>
      <w:r>
        <w:t xml:space="preserve"> are registered trademarks of the Open Networking Foundation, in the United States and/or in other countries. All other brands, products, or service names are or may be trademarks or service marks of, and are used to identify, products or services of their respective owners.    </w:t>
      </w:r>
      <w:r>
        <w:br w:type="page"/>
      </w:r>
    </w:p>
    <w:p w:rsidR="00BF1996" w:rsidRPr="00BF1996" w:rsidRDefault="009D680C">
      <w:pPr>
        <w:pStyle w:val="Verzeichnis1"/>
        <w:tabs>
          <w:tab w:val="left" w:pos="432"/>
          <w:tab w:val="right" w:leader="dot" w:pos="9350"/>
        </w:tabs>
        <w:rPr>
          <w:rFonts w:cstheme="minorBidi"/>
          <w:b w:val="0"/>
          <w:noProof/>
          <w:color w:val="auto"/>
          <w:sz w:val="22"/>
          <w:szCs w:val="22"/>
          <w:lang w:eastAsia="de-DE"/>
        </w:rPr>
      </w:pPr>
      <w:r w:rsidRPr="009D680C">
        <w:lastRenderedPageBreak/>
        <w:fldChar w:fldCharType="begin"/>
      </w:r>
      <w:r w:rsidR="00E135F7">
        <w:instrText xml:space="preserve"> TOC \o "1-3" </w:instrText>
      </w:r>
      <w:r w:rsidRPr="009D680C">
        <w:fldChar w:fldCharType="separate"/>
      </w:r>
      <w:r w:rsidR="00BF1996">
        <w:rPr>
          <w:noProof/>
        </w:rPr>
        <w:t>1</w:t>
      </w:r>
      <w:r w:rsidR="00BF1996" w:rsidRPr="00BF1996">
        <w:rPr>
          <w:rFonts w:cstheme="minorBidi"/>
          <w:b w:val="0"/>
          <w:noProof/>
          <w:color w:val="auto"/>
          <w:sz w:val="22"/>
          <w:szCs w:val="22"/>
          <w:lang w:eastAsia="de-DE"/>
        </w:rPr>
        <w:tab/>
      </w:r>
      <w:r w:rsidR="00BF1996">
        <w:rPr>
          <w:noProof/>
        </w:rPr>
        <w:t>Introduction</w:t>
      </w:r>
      <w:r w:rsidR="00BF1996">
        <w:rPr>
          <w:noProof/>
        </w:rPr>
        <w:tab/>
      </w:r>
      <w:r>
        <w:rPr>
          <w:noProof/>
        </w:rPr>
        <w:fldChar w:fldCharType="begin"/>
      </w:r>
      <w:r w:rsidR="00BF1996">
        <w:rPr>
          <w:noProof/>
        </w:rPr>
        <w:instrText xml:space="preserve"> PAGEREF _Toc430330714 \h </w:instrText>
      </w:r>
      <w:r>
        <w:rPr>
          <w:noProof/>
        </w:rPr>
      </w:r>
      <w:r>
        <w:rPr>
          <w:noProof/>
        </w:rPr>
        <w:fldChar w:fldCharType="separate"/>
      </w:r>
      <w:r w:rsidR="00BF1996">
        <w:rPr>
          <w:noProof/>
        </w:rPr>
        <w:t>6</w:t>
      </w:r>
      <w:r>
        <w:rPr>
          <w:noProof/>
        </w:rPr>
        <w:fldChar w:fldCharType="end"/>
      </w:r>
    </w:p>
    <w:p w:rsidR="00BF1996" w:rsidRPr="00BF1996" w:rsidRDefault="00BF1996">
      <w:pPr>
        <w:pStyle w:val="Verzeichnis1"/>
        <w:tabs>
          <w:tab w:val="left" w:pos="432"/>
          <w:tab w:val="right" w:leader="dot" w:pos="9350"/>
        </w:tabs>
        <w:rPr>
          <w:rFonts w:cstheme="minorBidi"/>
          <w:b w:val="0"/>
          <w:noProof/>
          <w:color w:val="auto"/>
          <w:sz w:val="22"/>
          <w:szCs w:val="22"/>
          <w:lang w:eastAsia="de-DE"/>
        </w:rPr>
      </w:pPr>
      <w:r>
        <w:rPr>
          <w:noProof/>
        </w:rPr>
        <w:t>2</w:t>
      </w:r>
      <w:r w:rsidRPr="00BF1996">
        <w:rPr>
          <w:rFonts w:cstheme="minorBidi"/>
          <w:b w:val="0"/>
          <w:noProof/>
          <w:color w:val="auto"/>
          <w:sz w:val="22"/>
          <w:szCs w:val="22"/>
          <w:lang w:eastAsia="de-DE"/>
        </w:rPr>
        <w:tab/>
      </w:r>
      <w:r>
        <w:rPr>
          <w:noProof/>
        </w:rPr>
        <w:t>References</w:t>
      </w:r>
      <w:r>
        <w:rPr>
          <w:noProof/>
        </w:rPr>
        <w:tab/>
      </w:r>
      <w:r w:rsidR="009D680C">
        <w:rPr>
          <w:noProof/>
        </w:rPr>
        <w:fldChar w:fldCharType="begin"/>
      </w:r>
      <w:r>
        <w:rPr>
          <w:noProof/>
        </w:rPr>
        <w:instrText xml:space="preserve"> PAGEREF _Toc430330715 \h </w:instrText>
      </w:r>
      <w:r w:rsidR="009D680C">
        <w:rPr>
          <w:noProof/>
        </w:rPr>
      </w:r>
      <w:r w:rsidR="009D680C">
        <w:rPr>
          <w:noProof/>
        </w:rPr>
        <w:fldChar w:fldCharType="separate"/>
      </w:r>
      <w:r>
        <w:rPr>
          <w:noProof/>
        </w:rPr>
        <w:t>6</w:t>
      </w:r>
      <w:r w:rsidR="009D680C">
        <w:rPr>
          <w:noProof/>
        </w:rPr>
        <w:fldChar w:fldCharType="end"/>
      </w:r>
    </w:p>
    <w:p w:rsidR="00BF1996" w:rsidRPr="00BF1996" w:rsidRDefault="00BF1996">
      <w:pPr>
        <w:pStyle w:val="Verzeichnis1"/>
        <w:tabs>
          <w:tab w:val="left" w:pos="432"/>
          <w:tab w:val="right" w:leader="dot" w:pos="9350"/>
        </w:tabs>
        <w:rPr>
          <w:rFonts w:cstheme="minorBidi"/>
          <w:b w:val="0"/>
          <w:noProof/>
          <w:color w:val="auto"/>
          <w:sz w:val="22"/>
          <w:szCs w:val="22"/>
          <w:lang w:eastAsia="de-DE"/>
        </w:rPr>
      </w:pPr>
      <w:r>
        <w:rPr>
          <w:noProof/>
        </w:rPr>
        <w:t>3</w:t>
      </w:r>
      <w:r w:rsidRPr="00BF1996">
        <w:rPr>
          <w:rFonts w:cstheme="minorBidi"/>
          <w:b w:val="0"/>
          <w:noProof/>
          <w:color w:val="auto"/>
          <w:sz w:val="22"/>
          <w:szCs w:val="22"/>
          <w:lang w:eastAsia="de-DE"/>
        </w:rPr>
        <w:tab/>
      </w:r>
      <w:r>
        <w:rPr>
          <w:noProof/>
        </w:rPr>
        <w:t>Overview</w:t>
      </w:r>
      <w:r>
        <w:rPr>
          <w:noProof/>
        </w:rPr>
        <w:tab/>
      </w:r>
      <w:r w:rsidR="009D680C">
        <w:rPr>
          <w:noProof/>
        </w:rPr>
        <w:fldChar w:fldCharType="begin"/>
      </w:r>
      <w:r>
        <w:rPr>
          <w:noProof/>
        </w:rPr>
        <w:instrText xml:space="preserve"> PAGEREF _Toc430330716 \h </w:instrText>
      </w:r>
      <w:r w:rsidR="009D680C">
        <w:rPr>
          <w:noProof/>
        </w:rPr>
      </w:r>
      <w:r w:rsidR="009D680C">
        <w:rPr>
          <w:noProof/>
        </w:rPr>
        <w:fldChar w:fldCharType="separate"/>
      </w:r>
      <w:r>
        <w:rPr>
          <w:noProof/>
        </w:rPr>
        <w:t>6</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3.1</w:t>
      </w:r>
      <w:r w:rsidRPr="00BF1996">
        <w:rPr>
          <w:rFonts w:cstheme="minorBidi"/>
          <w:noProof/>
          <w:color w:val="auto"/>
          <w:sz w:val="22"/>
          <w:lang w:eastAsia="de-DE"/>
        </w:rPr>
        <w:tab/>
      </w:r>
      <w:r>
        <w:rPr>
          <w:noProof/>
        </w:rPr>
        <w:t>Documentation Overview</w:t>
      </w:r>
      <w:r>
        <w:rPr>
          <w:noProof/>
        </w:rPr>
        <w:tab/>
      </w:r>
      <w:r w:rsidR="009D680C">
        <w:rPr>
          <w:noProof/>
        </w:rPr>
        <w:fldChar w:fldCharType="begin"/>
      </w:r>
      <w:r>
        <w:rPr>
          <w:noProof/>
        </w:rPr>
        <w:instrText xml:space="preserve"> PAGEREF _Toc430330717 \h </w:instrText>
      </w:r>
      <w:r w:rsidR="009D680C">
        <w:rPr>
          <w:noProof/>
        </w:rPr>
      </w:r>
      <w:r w:rsidR="009D680C">
        <w:rPr>
          <w:noProof/>
        </w:rPr>
        <w:fldChar w:fldCharType="separate"/>
      </w:r>
      <w:r>
        <w:rPr>
          <w:noProof/>
        </w:rPr>
        <w:t>6</w:t>
      </w:r>
      <w:r w:rsidR="009D680C">
        <w:rPr>
          <w:noProof/>
        </w:rPr>
        <w:fldChar w:fldCharType="end"/>
      </w:r>
    </w:p>
    <w:p w:rsidR="00BF1996" w:rsidRPr="00BF1996" w:rsidRDefault="00BF1996">
      <w:pPr>
        <w:pStyle w:val="Verzeichnis1"/>
        <w:tabs>
          <w:tab w:val="left" w:pos="432"/>
          <w:tab w:val="right" w:leader="dot" w:pos="9350"/>
        </w:tabs>
        <w:rPr>
          <w:rFonts w:cstheme="minorBidi"/>
          <w:b w:val="0"/>
          <w:noProof/>
          <w:color w:val="auto"/>
          <w:sz w:val="22"/>
          <w:szCs w:val="22"/>
          <w:lang w:eastAsia="de-DE"/>
        </w:rPr>
      </w:pPr>
      <w:r>
        <w:rPr>
          <w:noProof/>
        </w:rPr>
        <w:t>4</w:t>
      </w:r>
      <w:r w:rsidRPr="00BF1996">
        <w:rPr>
          <w:rFonts w:cstheme="minorBidi"/>
          <w:b w:val="0"/>
          <w:noProof/>
          <w:color w:val="auto"/>
          <w:sz w:val="22"/>
          <w:szCs w:val="22"/>
          <w:lang w:eastAsia="de-DE"/>
        </w:rPr>
        <w:tab/>
      </w:r>
      <w:r>
        <w:rPr>
          <w:noProof/>
        </w:rPr>
        <w:t>Mapping Guidelines</w:t>
      </w:r>
      <w:r>
        <w:rPr>
          <w:noProof/>
        </w:rPr>
        <w:tab/>
      </w:r>
      <w:r w:rsidR="009D680C">
        <w:rPr>
          <w:noProof/>
        </w:rPr>
        <w:fldChar w:fldCharType="begin"/>
      </w:r>
      <w:r>
        <w:rPr>
          <w:noProof/>
        </w:rPr>
        <w:instrText xml:space="preserve"> PAGEREF _Toc430330718 \h </w:instrText>
      </w:r>
      <w:r w:rsidR="009D680C">
        <w:rPr>
          <w:noProof/>
        </w:rPr>
      </w:r>
      <w:r w:rsidR="009D680C">
        <w:rPr>
          <w:noProof/>
        </w:rPr>
        <w:fldChar w:fldCharType="separate"/>
      </w:r>
      <w:r>
        <w:rPr>
          <w:noProof/>
        </w:rPr>
        <w:t>7</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4.1</w:t>
      </w:r>
      <w:r w:rsidRPr="00BF1996">
        <w:rPr>
          <w:rFonts w:cstheme="minorBidi"/>
          <w:noProof/>
          <w:color w:val="auto"/>
          <w:sz w:val="22"/>
          <w:lang w:eastAsia="de-DE"/>
        </w:rPr>
        <w:tab/>
      </w:r>
      <w:r>
        <w:rPr>
          <w:noProof/>
        </w:rPr>
        <w:t>Mapping of Object Classes</w:t>
      </w:r>
      <w:r>
        <w:rPr>
          <w:noProof/>
        </w:rPr>
        <w:tab/>
      </w:r>
      <w:r w:rsidR="009D680C">
        <w:rPr>
          <w:noProof/>
        </w:rPr>
        <w:fldChar w:fldCharType="begin"/>
      </w:r>
      <w:r>
        <w:rPr>
          <w:noProof/>
        </w:rPr>
        <w:instrText xml:space="preserve"> PAGEREF _Toc430330719 \h </w:instrText>
      </w:r>
      <w:r w:rsidR="009D680C">
        <w:rPr>
          <w:noProof/>
        </w:rPr>
      </w:r>
      <w:r w:rsidR="009D680C">
        <w:rPr>
          <w:noProof/>
        </w:rPr>
        <w:fldChar w:fldCharType="separate"/>
      </w:r>
      <w:r>
        <w:rPr>
          <w:noProof/>
        </w:rPr>
        <w:t>8</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4.2</w:t>
      </w:r>
      <w:r w:rsidRPr="00BF1996">
        <w:rPr>
          <w:rFonts w:cstheme="minorBidi"/>
          <w:noProof/>
          <w:color w:val="auto"/>
          <w:sz w:val="22"/>
          <w:lang w:eastAsia="de-DE"/>
        </w:rPr>
        <w:tab/>
      </w:r>
      <w:r>
        <w:rPr>
          <w:noProof/>
        </w:rPr>
        <w:t>Mapping of Attributes</w:t>
      </w:r>
      <w:r>
        <w:rPr>
          <w:noProof/>
        </w:rPr>
        <w:tab/>
      </w:r>
      <w:r w:rsidR="009D680C">
        <w:rPr>
          <w:noProof/>
        </w:rPr>
        <w:fldChar w:fldCharType="begin"/>
      </w:r>
      <w:r>
        <w:rPr>
          <w:noProof/>
        </w:rPr>
        <w:instrText xml:space="preserve"> PAGEREF _Toc430330720 \h </w:instrText>
      </w:r>
      <w:r w:rsidR="009D680C">
        <w:rPr>
          <w:noProof/>
        </w:rPr>
      </w:r>
      <w:r w:rsidR="009D680C">
        <w:rPr>
          <w:noProof/>
        </w:rPr>
        <w:fldChar w:fldCharType="separate"/>
      </w:r>
      <w:r>
        <w:rPr>
          <w:noProof/>
        </w:rPr>
        <w:t>11</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4.3</w:t>
      </w:r>
      <w:r w:rsidRPr="00BF1996">
        <w:rPr>
          <w:rFonts w:cstheme="minorBidi"/>
          <w:noProof/>
          <w:color w:val="auto"/>
          <w:sz w:val="22"/>
          <w:lang w:eastAsia="de-DE"/>
        </w:rPr>
        <w:tab/>
      </w:r>
      <w:r>
        <w:rPr>
          <w:noProof/>
        </w:rPr>
        <w:t>Mapping of Types</w:t>
      </w:r>
      <w:r>
        <w:rPr>
          <w:noProof/>
        </w:rPr>
        <w:tab/>
      </w:r>
      <w:r w:rsidR="009D680C">
        <w:rPr>
          <w:noProof/>
        </w:rPr>
        <w:fldChar w:fldCharType="begin"/>
      </w:r>
      <w:r>
        <w:rPr>
          <w:noProof/>
        </w:rPr>
        <w:instrText xml:space="preserve"> PAGEREF _Toc430330721 \h </w:instrText>
      </w:r>
      <w:r w:rsidR="009D680C">
        <w:rPr>
          <w:noProof/>
        </w:rPr>
      </w:r>
      <w:r w:rsidR="009D680C">
        <w:rPr>
          <w:noProof/>
        </w:rPr>
        <w:fldChar w:fldCharType="separate"/>
      </w:r>
      <w:r>
        <w:rPr>
          <w:noProof/>
        </w:rPr>
        <w:t>13</w:t>
      </w:r>
      <w:r w:rsidR="009D680C">
        <w:rPr>
          <w:noProof/>
        </w:rPr>
        <w:fldChar w:fldCharType="end"/>
      </w:r>
    </w:p>
    <w:p w:rsidR="00BF1996" w:rsidRPr="00BF1996" w:rsidRDefault="00BF1996">
      <w:pPr>
        <w:pStyle w:val="Verzeichnis3"/>
        <w:rPr>
          <w:rFonts w:cstheme="minorBidi"/>
          <w:noProof/>
          <w:color w:val="auto"/>
          <w:sz w:val="22"/>
          <w:lang w:eastAsia="de-DE"/>
        </w:rPr>
      </w:pPr>
      <w:r>
        <w:rPr>
          <w:noProof/>
        </w:rPr>
        <w:t>4.3.1</w:t>
      </w:r>
      <w:r w:rsidRPr="00BF1996">
        <w:rPr>
          <w:rFonts w:cstheme="minorBidi"/>
          <w:noProof/>
          <w:color w:val="auto"/>
          <w:sz w:val="22"/>
          <w:lang w:eastAsia="de-DE"/>
        </w:rPr>
        <w:tab/>
      </w:r>
      <w:r>
        <w:rPr>
          <w:noProof/>
        </w:rPr>
        <w:t>Mapping of Primitive Types</w:t>
      </w:r>
      <w:r>
        <w:rPr>
          <w:noProof/>
        </w:rPr>
        <w:tab/>
      </w:r>
      <w:r w:rsidR="009D680C">
        <w:rPr>
          <w:noProof/>
        </w:rPr>
        <w:fldChar w:fldCharType="begin"/>
      </w:r>
      <w:r>
        <w:rPr>
          <w:noProof/>
        </w:rPr>
        <w:instrText xml:space="preserve"> PAGEREF _Toc430330722 \h </w:instrText>
      </w:r>
      <w:r w:rsidR="009D680C">
        <w:rPr>
          <w:noProof/>
        </w:rPr>
      </w:r>
      <w:r w:rsidR="009D680C">
        <w:rPr>
          <w:noProof/>
        </w:rPr>
        <w:fldChar w:fldCharType="separate"/>
      </w:r>
      <w:r>
        <w:rPr>
          <w:noProof/>
        </w:rPr>
        <w:t>14</w:t>
      </w:r>
      <w:r w:rsidR="009D680C">
        <w:rPr>
          <w:noProof/>
        </w:rPr>
        <w:fldChar w:fldCharType="end"/>
      </w:r>
    </w:p>
    <w:p w:rsidR="00BF1996" w:rsidRPr="00BF1996" w:rsidRDefault="00BF1996">
      <w:pPr>
        <w:pStyle w:val="Verzeichnis3"/>
        <w:rPr>
          <w:rFonts w:cstheme="minorBidi"/>
          <w:noProof/>
          <w:color w:val="auto"/>
          <w:sz w:val="22"/>
          <w:lang w:eastAsia="de-DE"/>
        </w:rPr>
      </w:pPr>
      <w:r>
        <w:rPr>
          <w:noProof/>
        </w:rPr>
        <w:t>4.3.2</w:t>
      </w:r>
      <w:r w:rsidRPr="00BF1996">
        <w:rPr>
          <w:rFonts w:cstheme="minorBidi"/>
          <w:noProof/>
          <w:color w:val="auto"/>
          <w:sz w:val="22"/>
          <w:lang w:eastAsia="de-DE"/>
        </w:rPr>
        <w:tab/>
      </w:r>
      <w:r>
        <w:rPr>
          <w:noProof/>
        </w:rPr>
        <w:t>Mapping of Enumeration Types</w:t>
      </w:r>
      <w:r>
        <w:rPr>
          <w:noProof/>
        </w:rPr>
        <w:tab/>
      </w:r>
      <w:r w:rsidR="009D680C">
        <w:rPr>
          <w:noProof/>
        </w:rPr>
        <w:fldChar w:fldCharType="begin"/>
      </w:r>
      <w:r>
        <w:rPr>
          <w:noProof/>
        </w:rPr>
        <w:instrText xml:space="preserve"> PAGEREF _Toc430330723 \h </w:instrText>
      </w:r>
      <w:r w:rsidR="009D680C">
        <w:rPr>
          <w:noProof/>
        </w:rPr>
      </w:r>
      <w:r w:rsidR="009D680C">
        <w:rPr>
          <w:noProof/>
        </w:rPr>
        <w:fldChar w:fldCharType="separate"/>
      </w:r>
      <w:r>
        <w:rPr>
          <w:noProof/>
        </w:rPr>
        <w:t>14</w:t>
      </w:r>
      <w:r w:rsidR="009D680C">
        <w:rPr>
          <w:noProof/>
        </w:rPr>
        <w:fldChar w:fldCharType="end"/>
      </w:r>
    </w:p>
    <w:p w:rsidR="00BF1996" w:rsidRPr="00BF1996" w:rsidRDefault="00BF1996">
      <w:pPr>
        <w:pStyle w:val="Verzeichnis3"/>
        <w:rPr>
          <w:rFonts w:cstheme="minorBidi"/>
          <w:noProof/>
          <w:color w:val="auto"/>
          <w:sz w:val="22"/>
          <w:lang w:eastAsia="de-DE"/>
        </w:rPr>
      </w:pPr>
      <w:r>
        <w:rPr>
          <w:noProof/>
        </w:rPr>
        <w:t>4.3.3</w:t>
      </w:r>
      <w:r w:rsidRPr="00BF1996">
        <w:rPr>
          <w:rFonts w:cstheme="minorBidi"/>
          <w:noProof/>
          <w:color w:val="auto"/>
          <w:sz w:val="22"/>
          <w:lang w:eastAsia="de-DE"/>
        </w:rPr>
        <w:tab/>
      </w:r>
      <w:r>
        <w:rPr>
          <w:noProof/>
        </w:rPr>
        <w:t>Mapping of Basic Data Types</w:t>
      </w:r>
      <w:r>
        <w:rPr>
          <w:noProof/>
        </w:rPr>
        <w:tab/>
      </w:r>
      <w:r w:rsidR="009D680C">
        <w:rPr>
          <w:noProof/>
        </w:rPr>
        <w:fldChar w:fldCharType="begin"/>
      </w:r>
      <w:r>
        <w:rPr>
          <w:noProof/>
        </w:rPr>
        <w:instrText xml:space="preserve"> PAGEREF _Toc430330724 \h </w:instrText>
      </w:r>
      <w:r w:rsidR="009D680C">
        <w:rPr>
          <w:noProof/>
        </w:rPr>
      </w:r>
      <w:r w:rsidR="009D680C">
        <w:rPr>
          <w:noProof/>
        </w:rPr>
        <w:fldChar w:fldCharType="separate"/>
      </w:r>
      <w:r>
        <w:rPr>
          <w:noProof/>
        </w:rPr>
        <w:t>16</w:t>
      </w:r>
      <w:r w:rsidR="009D680C">
        <w:rPr>
          <w:noProof/>
        </w:rPr>
        <w:fldChar w:fldCharType="end"/>
      </w:r>
    </w:p>
    <w:p w:rsidR="00BF1996" w:rsidRPr="00BF1996" w:rsidRDefault="00BF1996">
      <w:pPr>
        <w:pStyle w:val="Verzeichnis3"/>
        <w:rPr>
          <w:rFonts w:cstheme="minorBidi"/>
          <w:noProof/>
          <w:color w:val="auto"/>
          <w:sz w:val="22"/>
          <w:lang w:eastAsia="de-DE"/>
        </w:rPr>
      </w:pPr>
      <w:r>
        <w:rPr>
          <w:noProof/>
        </w:rPr>
        <w:t>4.3.4</w:t>
      </w:r>
      <w:r w:rsidRPr="00BF1996">
        <w:rPr>
          <w:rFonts w:cstheme="minorBidi"/>
          <w:noProof/>
          <w:color w:val="auto"/>
          <w:sz w:val="22"/>
          <w:lang w:eastAsia="de-DE"/>
        </w:rPr>
        <w:tab/>
      </w:r>
      <w:r>
        <w:rPr>
          <w:noProof/>
        </w:rPr>
        <w:t>Mapping of Complex Data Types</w:t>
      </w:r>
      <w:r>
        <w:rPr>
          <w:noProof/>
        </w:rPr>
        <w:tab/>
      </w:r>
      <w:r w:rsidR="009D680C">
        <w:rPr>
          <w:noProof/>
        </w:rPr>
        <w:fldChar w:fldCharType="begin"/>
      </w:r>
      <w:r>
        <w:rPr>
          <w:noProof/>
        </w:rPr>
        <w:instrText xml:space="preserve"> PAGEREF _Toc430330725 \h </w:instrText>
      </w:r>
      <w:r w:rsidR="009D680C">
        <w:rPr>
          <w:noProof/>
        </w:rPr>
      </w:r>
      <w:r w:rsidR="009D680C">
        <w:rPr>
          <w:noProof/>
        </w:rPr>
        <w:fldChar w:fldCharType="separate"/>
      </w:r>
      <w:r>
        <w:rPr>
          <w:noProof/>
        </w:rPr>
        <w:t>18</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4.4</w:t>
      </w:r>
      <w:r w:rsidRPr="00BF1996">
        <w:rPr>
          <w:rFonts w:cstheme="minorBidi"/>
          <w:noProof/>
          <w:color w:val="auto"/>
          <w:sz w:val="22"/>
          <w:lang w:eastAsia="de-DE"/>
        </w:rPr>
        <w:tab/>
      </w:r>
      <w:r>
        <w:rPr>
          <w:noProof/>
        </w:rPr>
        <w:t>Mapping of Associations</w:t>
      </w:r>
      <w:r>
        <w:rPr>
          <w:noProof/>
        </w:rPr>
        <w:tab/>
      </w:r>
      <w:r w:rsidR="009D680C">
        <w:rPr>
          <w:noProof/>
        </w:rPr>
        <w:fldChar w:fldCharType="begin"/>
      </w:r>
      <w:r>
        <w:rPr>
          <w:noProof/>
        </w:rPr>
        <w:instrText xml:space="preserve"> PAGEREF _Toc430330726 \h </w:instrText>
      </w:r>
      <w:r w:rsidR="009D680C">
        <w:rPr>
          <w:noProof/>
        </w:rPr>
      </w:r>
      <w:r w:rsidR="009D680C">
        <w:rPr>
          <w:noProof/>
        </w:rPr>
        <w:fldChar w:fldCharType="separate"/>
      </w:r>
      <w:r>
        <w:rPr>
          <w:noProof/>
        </w:rPr>
        <w:t>18</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4.5</w:t>
      </w:r>
      <w:r w:rsidRPr="00BF1996">
        <w:rPr>
          <w:rFonts w:cstheme="minorBidi"/>
          <w:noProof/>
          <w:color w:val="auto"/>
          <w:sz w:val="22"/>
          <w:lang w:eastAsia="de-DE"/>
        </w:rPr>
        <w:tab/>
      </w:r>
      <w:r>
        <w:rPr>
          <w:noProof/>
        </w:rPr>
        <w:t>Mapping of Interfaces (grouping of operations)</w:t>
      </w:r>
      <w:r>
        <w:rPr>
          <w:noProof/>
        </w:rPr>
        <w:tab/>
      </w:r>
      <w:r w:rsidR="009D680C">
        <w:rPr>
          <w:noProof/>
        </w:rPr>
        <w:fldChar w:fldCharType="begin"/>
      </w:r>
      <w:r>
        <w:rPr>
          <w:noProof/>
        </w:rPr>
        <w:instrText xml:space="preserve"> PAGEREF _Toc430330727 \h </w:instrText>
      </w:r>
      <w:r w:rsidR="009D680C">
        <w:rPr>
          <w:noProof/>
        </w:rPr>
      </w:r>
      <w:r w:rsidR="009D680C">
        <w:rPr>
          <w:noProof/>
        </w:rPr>
        <w:fldChar w:fldCharType="separate"/>
      </w:r>
      <w:r>
        <w:rPr>
          <w:noProof/>
        </w:rPr>
        <w:t>21</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4.6</w:t>
      </w:r>
      <w:r w:rsidRPr="00BF1996">
        <w:rPr>
          <w:rFonts w:cstheme="minorBidi"/>
          <w:noProof/>
          <w:color w:val="auto"/>
          <w:sz w:val="22"/>
          <w:lang w:eastAsia="de-DE"/>
        </w:rPr>
        <w:tab/>
      </w:r>
      <w:r>
        <w:rPr>
          <w:noProof/>
        </w:rPr>
        <w:t>Mapping of Operations</w:t>
      </w:r>
      <w:r>
        <w:rPr>
          <w:noProof/>
        </w:rPr>
        <w:tab/>
      </w:r>
      <w:r w:rsidR="009D680C">
        <w:rPr>
          <w:noProof/>
        </w:rPr>
        <w:fldChar w:fldCharType="begin"/>
      </w:r>
      <w:r>
        <w:rPr>
          <w:noProof/>
        </w:rPr>
        <w:instrText xml:space="preserve"> PAGEREF _Toc430330728 \h </w:instrText>
      </w:r>
      <w:r w:rsidR="009D680C">
        <w:rPr>
          <w:noProof/>
        </w:rPr>
      </w:r>
      <w:r w:rsidR="009D680C">
        <w:rPr>
          <w:noProof/>
        </w:rPr>
        <w:fldChar w:fldCharType="separate"/>
      </w:r>
      <w:r>
        <w:rPr>
          <w:noProof/>
        </w:rPr>
        <w:t>21</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4.7</w:t>
      </w:r>
      <w:r w:rsidRPr="00BF1996">
        <w:rPr>
          <w:rFonts w:cstheme="minorBidi"/>
          <w:noProof/>
          <w:color w:val="auto"/>
          <w:sz w:val="22"/>
          <w:lang w:eastAsia="de-DE"/>
        </w:rPr>
        <w:tab/>
      </w:r>
      <w:r>
        <w:rPr>
          <w:noProof/>
        </w:rPr>
        <w:t>Mapping of Operation Parameters</w:t>
      </w:r>
      <w:r>
        <w:rPr>
          <w:noProof/>
        </w:rPr>
        <w:tab/>
      </w:r>
      <w:r w:rsidR="009D680C">
        <w:rPr>
          <w:noProof/>
        </w:rPr>
        <w:fldChar w:fldCharType="begin"/>
      </w:r>
      <w:r>
        <w:rPr>
          <w:noProof/>
        </w:rPr>
        <w:instrText xml:space="preserve"> PAGEREF _Toc430330729 \h </w:instrText>
      </w:r>
      <w:r w:rsidR="009D680C">
        <w:rPr>
          <w:noProof/>
        </w:rPr>
      </w:r>
      <w:r w:rsidR="009D680C">
        <w:rPr>
          <w:noProof/>
        </w:rPr>
        <w:fldChar w:fldCharType="separate"/>
      </w:r>
      <w:r>
        <w:rPr>
          <w:noProof/>
        </w:rPr>
        <w:t>22</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4.8</w:t>
      </w:r>
      <w:r w:rsidRPr="00BF1996">
        <w:rPr>
          <w:rFonts w:cstheme="minorBidi"/>
          <w:noProof/>
          <w:color w:val="auto"/>
          <w:sz w:val="22"/>
          <w:lang w:eastAsia="de-DE"/>
        </w:rPr>
        <w:tab/>
      </w:r>
      <w:r>
        <w:rPr>
          <w:noProof/>
        </w:rPr>
        <w:t>Mapping of Notifications</w:t>
      </w:r>
      <w:r>
        <w:rPr>
          <w:noProof/>
        </w:rPr>
        <w:tab/>
      </w:r>
      <w:r w:rsidR="009D680C">
        <w:rPr>
          <w:noProof/>
        </w:rPr>
        <w:fldChar w:fldCharType="begin"/>
      </w:r>
      <w:r>
        <w:rPr>
          <w:noProof/>
        </w:rPr>
        <w:instrText xml:space="preserve"> PAGEREF _Toc430330730 \h </w:instrText>
      </w:r>
      <w:r w:rsidR="009D680C">
        <w:rPr>
          <w:noProof/>
        </w:rPr>
      </w:r>
      <w:r w:rsidR="009D680C">
        <w:rPr>
          <w:noProof/>
        </w:rPr>
        <w:fldChar w:fldCharType="separate"/>
      </w:r>
      <w:r>
        <w:rPr>
          <w:noProof/>
        </w:rPr>
        <w:t>24</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4.9</w:t>
      </w:r>
      <w:r w:rsidRPr="00BF1996">
        <w:rPr>
          <w:rFonts w:cstheme="minorBidi"/>
          <w:noProof/>
          <w:color w:val="auto"/>
          <w:sz w:val="22"/>
          <w:lang w:eastAsia="de-DE"/>
        </w:rPr>
        <w:tab/>
      </w:r>
      <w:r>
        <w:rPr>
          <w:noProof/>
        </w:rPr>
        <w:t>Mapping of Lifecycle</w:t>
      </w:r>
      <w:r>
        <w:rPr>
          <w:noProof/>
        </w:rPr>
        <w:tab/>
      </w:r>
      <w:r w:rsidR="009D680C">
        <w:rPr>
          <w:noProof/>
        </w:rPr>
        <w:fldChar w:fldCharType="begin"/>
      </w:r>
      <w:r>
        <w:rPr>
          <w:noProof/>
        </w:rPr>
        <w:instrText xml:space="preserve"> PAGEREF _Toc430330731 \h </w:instrText>
      </w:r>
      <w:r w:rsidR="009D680C">
        <w:rPr>
          <w:noProof/>
        </w:rPr>
      </w:r>
      <w:r w:rsidR="009D680C">
        <w:rPr>
          <w:noProof/>
        </w:rPr>
        <w:fldChar w:fldCharType="separate"/>
      </w:r>
      <w:r>
        <w:rPr>
          <w:noProof/>
        </w:rPr>
        <w:t>25</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4.10</w:t>
      </w:r>
      <w:r w:rsidRPr="00BF1996">
        <w:rPr>
          <w:rFonts w:cstheme="minorBidi"/>
          <w:noProof/>
          <w:color w:val="auto"/>
          <w:sz w:val="22"/>
          <w:lang w:eastAsia="de-DE"/>
        </w:rPr>
        <w:tab/>
      </w:r>
      <w:r>
        <w:rPr>
          <w:noProof/>
        </w:rPr>
        <w:t>Other Mappings</w:t>
      </w:r>
      <w:r>
        <w:rPr>
          <w:noProof/>
        </w:rPr>
        <w:tab/>
      </w:r>
      <w:r w:rsidR="009D680C">
        <w:rPr>
          <w:noProof/>
        </w:rPr>
        <w:fldChar w:fldCharType="begin"/>
      </w:r>
      <w:r>
        <w:rPr>
          <w:noProof/>
        </w:rPr>
        <w:instrText xml:space="preserve"> PAGEREF _Toc430330732 \h </w:instrText>
      </w:r>
      <w:r w:rsidR="009D680C">
        <w:rPr>
          <w:noProof/>
        </w:rPr>
      </w:r>
      <w:r w:rsidR="009D680C">
        <w:rPr>
          <w:noProof/>
        </w:rPr>
        <w:fldChar w:fldCharType="separate"/>
      </w:r>
      <w:r>
        <w:rPr>
          <w:noProof/>
        </w:rPr>
        <w:t>26</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4.11</w:t>
      </w:r>
      <w:r w:rsidRPr="00BF1996">
        <w:rPr>
          <w:rFonts w:cstheme="minorBidi"/>
          <w:noProof/>
          <w:color w:val="auto"/>
          <w:sz w:val="22"/>
          <w:lang w:eastAsia="de-DE"/>
        </w:rPr>
        <w:tab/>
      </w:r>
      <w:r>
        <w:rPr>
          <w:noProof/>
        </w:rPr>
        <w:t>Mapping Issues</w:t>
      </w:r>
      <w:r>
        <w:rPr>
          <w:noProof/>
        </w:rPr>
        <w:tab/>
      </w:r>
      <w:r w:rsidR="009D680C">
        <w:rPr>
          <w:noProof/>
        </w:rPr>
        <w:fldChar w:fldCharType="begin"/>
      </w:r>
      <w:r>
        <w:rPr>
          <w:noProof/>
        </w:rPr>
        <w:instrText xml:space="preserve"> PAGEREF _Toc430330733 \h </w:instrText>
      </w:r>
      <w:r w:rsidR="009D680C">
        <w:rPr>
          <w:noProof/>
        </w:rPr>
      </w:r>
      <w:r w:rsidR="009D680C">
        <w:rPr>
          <w:noProof/>
        </w:rPr>
        <w:fldChar w:fldCharType="separate"/>
      </w:r>
      <w:r>
        <w:rPr>
          <w:noProof/>
        </w:rPr>
        <w:t>26</w:t>
      </w:r>
      <w:r w:rsidR="009D680C">
        <w:rPr>
          <w:noProof/>
        </w:rPr>
        <w:fldChar w:fldCharType="end"/>
      </w:r>
    </w:p>
    <w:p w:rsidR="00BF1996" w:rsidRPr="00BF1996" w:rsidRDefault="00BF1996">
      <w:pPr>
        <w:pStyle w:val="Verzeichnis3"/>
        <w:rPr>
          <w:rFonts w:cstheme="minorBidi"/>
          <w:noProof/>
          <w:color w:val="auto"/>
          <w:sz w:val="22"/>
          <w:lang w:eastAsia="de-DE"/>
        </w:rPr>
      </w:pPr>
      <w:r>
        <w:rPr>
          <w:noProof/>
        </w:rPr>
        <w:t>4.11.1</w:t>
      </w:r>
      <w:r w:rsidRPr="00BF1996">
        <w:rPr>
          <w:rFonts w:cstheme="minorBidi"/>
          <w:noProof/>
          <w:color w:val="auto"/>
          <w:sz w:val="22"/>
          <w:lang w:eastAsia="de-DE"/>
        </w:rPr>
        <w:tab/>
      </w:r>
      <w:r>
        <w:rPr>
          <w:noProof/>
        </w:rPr>
        <w:t>Using types defined in YANG?</w:t>
      </w:r>
      <w:r>
        <w:rPr>
          <w:noProof/>
        </w:rPr>
        <w:tab/>
      </w:r>
      <w:r w:rsidR="009D680C">
        <w:rPr>
          <w:noProof/>
        </w:rPr>
        <w:fldChar w:fldCharType="begin"/>
      </w:r>
      <w:r>
        <w:rPr>
          <w:noProof/>
        </w:rPr>
        <w:instrText xml:space="preserve"> PAGEREF _Toc430330734 \h </w:instrText>
      </w:r>
      <w:r w:rsidR="009D680C">
        <w:rPr>
          <w:noProof/>
        </w:rPr>
      </w:r>
      <w:r w:rsidR="009D680C">
        <w:rPr>
          <w:noProof/>
        </w:rPr>
        <w:fldChar w:fldCharType="separate"/>
      </w:r>
      <w:r>
        <w:rPr>
          <w:noProof/>
        </w:rPr>
        <w:t>26</w:t>
      </w:r>
      <w:r w:rsidR="009D680C">
        <w:rPr>
          <w:noProof/>
        </w:rPr>
        <w:fldChar w:fldCharType="end"/>
      </w:r>
    </w:p>
    <w:p w:rsidR="00BF1996" w:rsidRPr="00BF1996" w:rsidRDefault="00BF1996">
      <w:pPr>
        <w:pStyle w:val="Verzeichnis3"/>
        <w:rPr>
          <w:rFonts w:cstheme="minorBidi"/>
          <w:noProof/>
          <w:color w:val="auto"/>
          <w:sz w:val="22"/>
          <w:lang w:eastAsia="de-DE"/>
        </w:rPr>
      </w:pPr>
      <w:r>
        <w:rPr>
          <w:noProof/>
        </w:rPr>
        <w:t>4.11.2</w:t>
      </w:r>
      <w:r w:rsidRPr="00BF1996">
        <w:rPr>
          <w:rFonts w:cstheme="minorBidi"/>
          <w:noProof/>
          <w:color w:val="auto"/>
          <w:sz w:val="22"/>
          <w:lang w:eastAsia="de-DE"/>
        </w:rPr>
        <w:tab/>
      </w:r>
      <w:r>
        <w:rPr>
          <w:noProof/>
        </w:rPr>
        <w:t>YANG 1.0 or YANG 1.1?</w:t>
      </w:r>
      <w:r>
        <w:rPr>
          <w:noProof/>
        </w:rPr>
        <w:tab/>
      </w:r>
      <w:r w:rsidR="009D680C">
        <w:rPr>
          <w:noProof/>
        </w:rPr>
        <w:fldChar w:fldCharType="begin"/>
      </w:r>
      <w:r>
        <w:rPr>
          <w:noProof/>
        </w:rPr>
        <w:instrText xml:space="preserve"> PAGEREF _Toc430330735 \h </w:instrText>
      </w:r>
      <w:r w:rsidR="009D680C">
        <w:rPr>
          <w:noProof/>
        </w:rPr>
      </w:r>
      <w:r w:rsidR="009D680C">
        <w:rPr>
          <w:noProof/>
        </w:rPr>
        <w:fldChar w:fldCharType="separate"/>
      </w:r>
      <w:r>
        <w:rPr>
          <w:noProof/>
        </w:rPr>
        <w:t>27</w:t>
      </w:r>
      <w:r w:rsidR="009D680C">
        <w:rPr>
          <w:noProof/>
        </w:rPr>
        <w:fldChar w:fldCharType="end"/>
      </w:r>
    </w:p>
    <w:p w:rsidR="00BF1996" w:rsidRPr="00BF1996" w:rsidRDefault="00BF1996">
      <w:pPr>
        <w:pStyle w:val="Verzeichnis3"/>
        <w:rPr>
          <w:rFonts w:cstheme="minorBidi"/>
          <w:noProof/>
          <w:color w:val="auto"/>
          <w:sz w:val="22"/>
          <w:lang w:eastAsia="de-DE"/>
        </w:rPr>
      </w:pPr>
      <w:r>
        <w:rPr>
          <w:noProof/>
        </w:rPr>
        <w:t>4.11.3</w:t>
      </w:r>
      <w:r w:rsidRPr="00BF1996">
        <w:rPr>
          <w:rFonts w:cstheme="minorBidi"/>
          <w:noProof/>
          <w:color w:val="auto"/>
          <w:sz w:val="22"/>
          <w:lang w:eastAsia="de-DE"/>
        </w:rPr>
        <w:tab/>
      </w:r>
      <w:r>
        <w:rPr>
          <w:noProof/>
        </w:rPr>
        <w:t>Mapping of UML Packages?</w:t>
      </w:r>
      <w:r>
        <w:rPr>
          <w:noProof/>
        </w:rPr>
        <w:tab/>
      </w:r>
      <w:r w:rsidR="009D680C">
        <w:rPr>
          <w:noProof/>
        </w:rPr>
        <w:fldChar w:fldCharType="begin"/>
      </w:r>
      <w:r>
        <w:rPr>
          <w:noProof/>
        </w:rPr>
        <w:instrText xml:space="preserve"> PAGEREF _Toc430330736 \h </w:instrText>
      </w:r>
      <w:r w:rsidR="009D680C">
        <w:rPr>
          <w:noProof/>
        </w:rPr>
      </w:r>
      <w:r w:rsidR="009D680C">
        <w:rPr>
          <w:noProof/>
        </w:rPr>
        <w:fldChar w:fldCharType="separate"/>
      </w:r>
      <w:r>
        <w:rPr>
          <w:noProof/>
        </w:rPr>
        <w:t>27</w:t>
      </w:r>
      <w:r w:rsidR="009D680C">
        <w:rPr>
          <w:noProof/>
        </w:rPr>
        <w:fldChar w:fldCharType="end"/>
      </w:r>
    </w:p>
    <w:p w:rsidR="00BF1996" w:rsidRPr="00BF1996" w:rsidRDefault="00BF1996">
      <w:pPr>
        <w:pStyle w:val="Verzeichnis3"/>
        <w:rPr>
          <w:rFonts w:cstheme="minorBidi"/>
          <w:noProof/>
          <w:color w:val="auto"/>
          <w:sz w:val="22"/>
          <w:lang w:eastAsia="de-DE"/>
        </w:rPr>
      </w:pPr>
      <w:r>
        <w:rPr>
          <w:noProof/>
        </w:rPr>
        <w:t>4.11.4</w:t>
      </w:r>
      <w:r w:rsidRPr="00BF1996">
        <w:rPr>
          <w:rFonts w:cstheme="minorBidi"/>
          <w:noProof/>
          <w:color w:val="auto"/>
          <w:sz w:val="22"/>
          <w:lang w:eastAsia="de-DE"/>
        </w:rPr>
        <w:tab/>
      </w:r>
      <w:r>
        <w:rPr>
          <w:noProof/>
        </w:rPr>
        <w:t>Combination of different Associations?</w:t>
      </w:r>
      <w:r>
        <w:rPr>
          <w:noProof/>
        </w:rPr>
        <w:tab/>
      </w:r>
      <w:r w:rsidR="009D680C">
        <w:rPr>
          <w:noProof/>
        </w:rPr>
        <w:fldChar w:fldCharType="begin"/>
      </w:r>
      <w:r>
        <w:rPr>
          <w:noProof/>
        </w:rPr>
        <w:instrText xml:space="preserve"> PAGEREF _Toc430330737 \h </w:instrText>
      </w:r>
      <w:r w:rsidR="009D680C">
        <w:rPr>
          <w:noProof/>
        </w:rPr>
      </w:r>
      <w:r w:rsidR="009D680C">
        <w:rPr>
          <w:noProof/>
        </w:rPr>
        <w:fldChar w:fldCharType="separate"/>
      </w:r>
      <w:r>
        <w:rPr>
          <w:noProof/>
        </w:rPr>
        <w:t>28</w:t>
      </w:r>
      <w:r w:rsidR="009D680C">
        <w:rPr>
          <w:noProof/>
        </w:rPr>
        <w:fldChar w:fldCharType="end"/>
      </w:r>
    </w:p>
    <w:p w:rsidR="00BF1996" w:rsidRPr="00BF1996" w:rsidRDefault="00BF1996">
      <w:pPr>
        <w:pStyle w:val="Verzeichnis1"/>
        <w:tabs>
          <w:tab w:val="left" w:pos="432"/>
          <w:tab w:val="right" w:leader="dot" w:pos="9350"/>
        </w:tabs>
        <w:rPr>
          <w:rFonts w:cstheme="minorBidi"/>
          <w:b w:val="0"/>
          <w:noProof/>
          <w:color w:val="auto"/>
          <w:sz w:val="22"/>
          <w:szCs w:val="22"/>
          <w:lang w:eastAsia="de-DE"/>
        </w:rPr>
      </w:pPr>
      <w:r>
        <w:rPr>
          <w:noProof/>
        </w:rPr>
        <w:t>5</w:t>
      </w:r>
      <w:r w:rsidRPr="00BF1996">
        <w:rPr>
          <w:rFonts w:cstheme="minorBidi"/>
          <w:b w:val="0"/>
          <w:noProof/>
          <w:color w:val="auto"/>
          <w:sz w:val="22"/>
          <w:szCs w:val="22"/>
          <w:lang w:eastAsia="de-DE"/>
        </w:rPr>
        <w:tab/>
      </w:r>
      <w:r>
        <w:rPr>
          <w:noProof/>
        </w:rPr>
        <w:t>Mapping Patterns</w:t>
      </w:r>
      <w:r>
        <w:rPr>
          <w:noProof/>
        </w:rPr>
        <w:tab/>
      </w:r>
      <w:r w:rsidR="009D680C">
        <w:rPr>
          <w:noProof/>
        </w:rPr>
        <w:fldChar w:fldCharType="begin"/>
      </w:r>
      <w:r>
        <w:rPr>
          <w:noProof/>
        </w:rPr>
        <w:instrText xml:space="preserve"> PAGEREF _Toc430330738 \h </w:instrText>
      </w:r>
      <w:r w:rsidR="009D680C">
        <w:rPr>
          <w:noProof/>
        </w:rPr>
      </w:r>
      <w:r w:rsidR="009D680C">
        <w:rPr>
          <w:noProof/>
        </w:rPr>
        <w:fldChar w:fldCharType="separate"/>
      </w:r>
      <w:r>
        <w:rPr>
          <w:noProof/>
        </w:rPr>
        <w:t>29</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5.1</w:t>
      </w:r>
      <w:r w:rsidRPr="00BF1996">
        <w:rPr>
          <w:rFonts w:cstheme="minorBidi"/>
          <w:noProof/>
          <w:color w:val="auto"/>
          <w:sz w:val="22"/>
          <w:lang w:eastAsia="de-DE"/>
        </w:rPr>
        <w:tab/>
      </w:r>
      <w:r>
        <w:rPr>
          <w:noProof/>
        </w:rPr>
        <w:t>UML Recursion</w:t>
      </w:r>
      <w:r>
        <w:rPr>
          <w:noProof/>
        </w:rPr>
        <w:tab/>
      </w:r>
      <w:r w:rsidR="009D680C">
        <w:rPr>
          <w:noProof/>
        </w:rPr>
        <w:fldChar w:fldCharType="begin"/>
      </w:r>
      <w:r>
        <w:rPr>
          <w:noProof/>
        </w:rPr>
        <w:instrText xml:space="preserve"> PAGEREF _Toc430330739 \h </w:instrText>
      </w:r>
      <w:r w:rsidR="009D680C">
        <w:rPr>
          <w:noProof/>
        </w:rPr>
      </w:r>
      <w:r w:rsidR="009D680C">
        <w:rPr>
          <w:noProof/>
        </w:rPr>
        <w:fldChar w:fldCharType="separate"/>
      </w:r>
      <w:r>
        <w:rPr>
          <w:noProof/>
        </w:rPr>
        <w:t>29</w:t>
      </w:r>
      <w:r w:rsidR="009D680C">
        <w:rPr>
          <w:noProof/>
        </w:rPr>
        <w:fldChar w:fldCharType="end"/>
      </w:r>
    </w:p>
    <w:p w:rsidR="00BF1996" w:rsidRPr="00BF1996" w:rsidRDefault="00BF1996">
      <w:pPr>
        <w:pStyle w:val="Verzeichnis3"/>
        <w:rPr>
          <w:rFonts w:cstheme="minorBidi"/>
          <w:noProof/>
          <w:color w:val="auto"/>
          <w:sz w:val="22"/>
          <w:lang w:eastAsia="de-DE"/>
        </w:rPr>
      </w:pPr>
      <w:r>
        <w:rPr>
          <w:noProof/>
        </w:rPr>
        <w:t>5.1.1</w:t>
      </w:r>
      <w:r w:rsidRPr="00BF1996">
        <w:rPr>
          <w:rFonts w:cstheme="minorBidi"/>
          <w:noProof/>
          <w:color w:val="auto"/>
          <w:sz w:val="22"/>
          <w:lang w:eastAsia="de-DE"/>
        </w:rPr>
        <w:tab/>
      </w:r>
      <w:r>
        <w:rPr>
          <w:noProof/>
        </w:rPr>
        <w:t>Reference Based Approach</w:t>
      </w:r>
      <w:r>
        <w:rPr>
          <w:noProof/>
        </w:rPr>
        <w:tab/>
      </w:r>
      <w:r w:rsidR="009D680C">
        <w:rPr>
          <w:noProof/>
        </w:rPr>
        <w:fldChar w:fldCharType="begin"/>
      </w:r>
      <w:r>
        <w:rPr>
          <w:noProof/>
        </w:rPr>
        <w:instrText xml:space="preserve"> PAGEREF _Toc430330740 \h </w:instrText>
      </w:r>
      <w:r w:rsidR="009D680C">
        <w:rPr>
          <w:noProof/>
        </w:rPr>
      </w:r>
      <w:r w:rsidR="009D680C">
        <w:rPr>
          <w:noProof/>
        </w:rPr>
        <w:fldChar w:fldCharType="separate"/>
      </w:r>
      <w:r>
        <w:rPr>
          <w:noProof/>
        </w:rPr>
        <w:t>29</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5.2</w:t>
      </w:r>
      <w:r w:rsidRPr="00BF1996">
        <w:rPr>
          <w:rFonts w:cstheme="minorBidi"/>
          <w:noProof/>
          <w:color w:val="auto"/>
          <w:sz w:val="22"/>
          <w:lang w:eastAsia="de-DE"/>
        </w:rPr>
        <w:tab/>
      </w:r>
      <w:r>
        <w:rPr>
          <w:noProof/>
        </w:rPr>
        <w:t>UML Conditional Pacs</w:t>
      </w:r>
      <w:r>
        <w:rPr>
          <w:noProof/>
        </w:rPr>
        <w:tab/>
      </w:r>
      <w:r w:rsidR="009D680C">
        <w:rPr>
          <w:noProof/>
        </w:rPr>
        <w:fldChar w:fldCharType="begin"/>
      </w:r>
      <w:r>
        <w:rPr>
          <w:noProof/>
        </w:rPr>
        <w:instrText xml:space="preserve"> PAGEREF _Toc430330741 \h </w:instrText>
      </w:r>
      <w:r w:rsidR="009D680C">
        <w:rPr>
          <w:noProof/>
        </w:rPr>
      </w:r>
      <w:r w:rsidR="009D680C">
        <w:rPr>
          <w:noProof/>
        </w:rPr>
        <w:fldChar w:fldCharType="separate"/>
      </w:r>
      <w:r>
        <w:rPr>
          <w:noProof/>
        </w:rPr>
        <w:t>31</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5.3</w:t>
      </w:r>
      <w:r w:rsidRPr="00BF1996">
        <w:rPr>
          <w:rFonts w:cstheme="minorBidi"/>
          <w:noProof/>
          <w:color w:val="auto"/>
          <w:sz w:val="22"/>
          <w:lang w:eastAsia="de-DE"/>
        </w:rPr>
        <w:tab/>
      </w:r>
      <w:r>
        <w:rPr>
          <w:noProof/>
        </w:rPr>
        <w:t>XOR Relationship</w:t>
      </w:r>
      <w:r>
        <w:rPr>
          <w:noProof/>
        </w:rPr>
        <w:tab/>
      </w:r>
      <w:r w:rsidR="009D680C">
        <w:rPr>
          <w:noProof/>
        </w:rPr>
        <w:fldChar w:fldCharType="begin"/>
      </w:r>
      <w:r>
        <w:rPr>
          <w:noProof/>
        </w:rPr>
        <w:instrText xml:space="preserve"> PAGEREF _Toc430330742 \h </w:instrText>
      </w:r>
      <w:r w:rsidR="009D680C">
        <w:rPr>
          <w:noProof/>
        </w:rPr>
      </w:r>
      <w:r w:rsidR="009D680C">
        <w:rPr>
          <w:noProof/>
        </w:rPr>
        <w:fldChar w:fldCharType="separate"/>
      </w:r>
      <w:r>
        <w:rPr>
          <w:noProof/>
        </w:rPr>
        <w:t>31</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5.4</w:t>
      </w:r>
      <w:r w:rsidRPr="00BF1996">
        <w:rPr>
          <w:rFonts w:cstheme="minorBidi"/>
          <w:noProof/>
          <w:color w:val="auto"/>
          <w:sz w:val="22"/>
          <w:lang w:eastAsia="de-DE"/>
        </w:rPr>
        <w:tab/>
      </w:r>
      <w:r>
        <w:rPr>
          <w:noProof/>
        </w:rPr>
        <w:t>Mapping of UML Support and Condition</w:t>
      </w:r>
      <w:r>
        <w:rPr>
          <w:noProof/>
        </w:rPr>
        <w:tab/>
      </w:r>
      <w:r w:rsidR="009D680C">
        <w:rPr>
          <w:noProof/>
        </w:rPr>
        <w:fldChar w:fldCharType="begin"/>
      </w:r>
      <w:r>
        <w:rPr>
          <w:noProof/>
        </w:rPr>
        <w:instrText xml:space="preserve"> PAGEREF _Toc430330743 \h </w:instrText>
      </w:r>
      <w:r w:rsidR="009D680C">
        <w:rPr>
          <w:noProof/>
        </w:rPr>
      </w:r>
      <w:r w:rsidR="009D680C">
        <w:rPr>
          <w:noProof/>
        </w:rPr>
        <w:fldChar w:fldCharType="separate"/>
      </w:r>
      <w:r>
        <w:rPr>
          <w:noProof/>
        </w:rPr>
        <w:t>31</w:t>
      </w:r>
      <w:r w:rsidR="009D680C">
        <w:rPr>
          <w:noProof/>
        </w:rPr>
        <w:fldChar w:fldCharType="end"/>
      </w:r>
    </w:p>
    <w:p w:rsidR="00BF1996" w:rsidRPr="00BF1996" w:rsidRDefault="00BF1996">
      <w:pPr>
        <w:pStyle w:val="Verzeichnis1"/>
        <w:tabs>
          <w:tab w:val="left" w:pos="432"/>
          <w:tab w:val="right" w:leader="dot" w:pos="9350"/>
        </w:tabs>
        <w:rPr>
          <w:rFonts w:cstheme="minorBidi"/>
          <w:b w:val="0"/>
          <w:noProof/>
          <w:color w:val="auto"/>
          <w:sz w:val="22"/>
          <w:szCs w:val="22"/>
          <w:lang w:eastAsia="de-DE"/>
        </w:rPr>
      </w:pPr>
      <w:r>
        <w:rPr>
          <w:noProof/>
        </w:rPr>
        <w:t>6</w:t>
      </w:r>
      <w:r w:rsidRPr="00BF1996">
        <w:rPr>
          <w:rFonts w:cstheme="minorBidi"/>
          <w:b w:val="0"/>
          <w:noProof/>
          <w:color w:val="auto"/>
          <w:sz w:val="22"/>
          <w:szCs w:val="22"/>
          <w:lang w:eastAsia="de-DE"/>
        </w:rPr>
        <w:tab/>
      </w:r>
      <w:r>
        <w:rPr>
          <w:noProof/>
        </w:rPr>
        <w:t>Mapping Basics</w:t>
      </w:r>
      <w:r>
        <w:rPr>
          <w:noProof/>
        </w:rPr>
        <w:tab/>
      </w:r>
      <w:r w:rsidR="009D680C">
        <w:rPr>
          <w:noProof/>
        </w:rPr>
        <w:fldChar w:fldCharType="begin"/>
      </w:r>
      <w:r>
        <w:rPr>
          <w:noProof/>
        </w:rPr>
        <w:instrText xml:space="preserve"> PAGEREF _Toc430330744 \h </w:instrText>
      </w:r>
      <w:r w:rsidR="009D680C">
        <w:rPr>
          <w:noProof/>
        </w:rPr>
      </w:r>
      <w:r w:rsidR="009D680C">
        <w:rPr>
          <w:noProof/>
        </w:rPr>
        <w:fldChar w:fldCharType="separate"/>
      </w:r>
      <w:r>
        <w:rPr>
          <w:noProof/>
        </w:rPr>
        <w:t>32</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6.1</w:t>
      </w:r>
      <w:r w:rsidRPr="00BF1996">
        <w:rPr>
          <w:rFonts w:cstheme="minorBidi"/>
          <w:noProof/>
          <w:color w:val="auto"/>
          <w:sz w:val="22"/>
          <w:lang w:eastAsia="de-DE"/>
        </w:rPr>
        <w:tab/>
      </w:r>
      <w:r>
        <w:rPr>
          <w:noProof/>
        </w:rPr>
        <w:t xml:space="preserve">UML </w:t>
      </w:r>
      <w:r>
        <w:rPr>
          <w:noProof/>
        </w:rPr>
        <w:sym w:font="Wingdings" w:char="F0E0"/>
      </w:r>
      <w:r>
        <w:rPr>
          <w:noProof/>
        </w:rPr>
        <w:t xml:space="preserve"> YANG or XMI </w:t>
      </w:r>
      <w:r>
        <w:rPr>
          <w:noProof/>
        </w:rPr>
        <w:sym w:font="Wingdings" w:char="F0E0"/>
      </w:r>
      <w:r>
        <w:rPr>
          <w:noProof/>
        </w:rPr>
        <w:t xml:space="preserve"> YANG</w:t>
      </w:r>
      <w:r>
        <w:rPr>
          <w:noProof/>
        </w:rPr>
        <w:tab/>
      </w:r>
      <w:r w:rsidR="009D680C">
        <w:rPr>
          <w:noProof/>
        </w:rPr>
        <w:fldChar w:fldCharType="begin"/>
      </w:r>
      <w:r>
        <w:rPr>
          <w:noProof/>
        </w:rPr>
        <w:instrText xml:space="preserve"> PAGEREF _Toc430330745 \h </w:instrText>
      </w:r>
      <w:r w:rsidR="009D680C">
        <w:rPr>
          <w:noProof/>
        </w:rPr>
      </w:r>
      <w:r w:rsidR="009D680C">
        <w:rPr>
          <w:noProof/>
        </w:rPr>
        <w:fldChar w:fldCharType="separate"/>
      </w:r>
      <w:r>
        <w:rPr>
          <w:noProof/>
        </w:rPr>
        <w:t>32</w:t>
      </w:r>
      <w:r w:rsidR="009D680C">
        <w:rPr>
          <w:noProof/>
        </w:rPr>
        <w:fldChar w:fldCharType="end"/>
      </w:r>
    </w:p>
    <w:p w:rsidR="00BF1996" w:rsidRPr="00BF1996" w:rsidRDefault="00BF1996">
      <w:pPr>
        <w:pStyle w:val="Verzeichnis2"/>
        <w:rPr>
          <w:rFonts w:cstheme="minorBidi"/>
          <w:noProof/>
          <w:color w:val="auto"/>
          <w:sz w:val="22"/>
          <w:lang w:eastAsia="de-DE"/>
        </w:rPr>
      </w:pPr>
      <w:r>
        <w:rPr>
          <w:noProof/>
        </w:rPr>
        <w:t>6.2</w:t>
      </w:r>
      <w:r w:rsidRPr="00BF1996">
        <w:rPr>
          <w:rFonts w:cstheme="minorBidi"/>
          <w:noProof/>
          <w:color w:val="auto"/>
          <w:sz w:val="22"/>
          <w:lang w:eastAsia="de-DE"/>
        </w:rPr>
        <w:tab/>
      </w:r>
      <w:r>
        <w:rPr>
          <w:noProof/>
        </w:rPr>
        <w:t>Open Model Profile YANG Extensions</w:t>
      </w:r>
      <w:r>
        <w:rPr>
          <w:noProof/>
        </w:rPr>
        <w:tab/>
      </w:r>
      <w:r w:rsidR="009D680C">
        <w:rPr>
          <w:noProof/>
        </w:rPr>
        <w:fldChar w:fldCharType="begin"/>
      </w:r>
      <w:r>
        <w:rPr>
          <w:noProof/>
        </w:rPr>
        <w:instrText xml:space="preserve"> PAGEREF _Toc430330746 \h </w:instrText>
      </w:r>
      <w:r w:rsidR="009D680C">
        <w:rPr>
          <w:noProof/>
        </w:rPr>
      </w:r>
      <w:r w:rsidR="009D680C">
        <w:rPr>
          <w:noProof/>
        </w:rPr>
        <w:fldChar w:fldCharType="separate"/>
      </w:r>
      <w:r>
        <w:rPr>
          <w:noProof/>
        </w:rPr>
        <w:t>34</w:t>
      </w:r>
      <w:r w:rsidR="009D680C">
        <w:rPr>
          <w:noProof/>
        </w:rPr>
        <w:fldChar w:fldCharType="end"/>
      </w:r>
    </w:p>
    <w:p w:rsidR="00BF1996" w:rsidRPr="00BF1996" w:rsidRDefault="00BF1996">
      <w:pPr>
        <w:pStyle w:val="Verzeichnis1"/>
        <w:tabs>
          <w:tab w:val="left" w:pos="432"/>
          <w:tab w:val="right" w:leader="dot" w:pos="9350"/>
        </w:tabs>
        <w:rPr>
          <w:rFonts w:cstheme="minorBidi"/>
          <w:b w:val="0"/>
          <w:noProof/>
          <w:color w:val="auto"/>
          <w:sz w:val="22"/>
          <w:szCs w:val="22"/>
          <w:lang w:eastAsia="de-DE"/>
        </w:rPr>
      </w:pPr>
      <w:r>
        <w:rPr>
          <w:noProof/>
        </w:rPr>
        <w:t>7</w:t>
      </w:r>
      <w:r w:rsidRPr="00BF1996">
        <w:rPr>
          <w:rFonts w:cstheme="minorBidi"/>
          <w:b w:val="0"/>
          <w:noProof/>
          <w:color w:val="auto"/>
          <w:sz w:val="22"/>
          <w:szCs w:val="22"/>
          <w:lang w:eastAsia="de-DE"/>
        </w:rPr>
        <w:tab/>
      </w:r>
      <w:r>
        <w:rPr>
          <w:noProof/>
        </w:rPr>
        <w:t>Reverse Mapping From YANG to UML</w:t>
      </w:r>
      <w:r>
        <w:rPr>
          <w:noProof/>
        </w:rPr>
        <w:tab/>
      </w:r>
      <w:r w:rsidR="009D680C">
        <w:rPr>
          <w:noProof/>
        </w:rPr>
        <w:fldChar w:fldCharType="begin"/>
      </w:r>
      <w:r>
        <w:rPr>
          <w:noProof/>
        </w:rPr>
        <w:instrText xml:space="preserve"> PAGEREF _Toc430330747 \h </w:instrText>
      </w:r>
      <w:r w:rsidR="009D680C">
        <w:rPr>
          <w:noProof/>
        </w:rPr>
      </w:r>
      <w:r w:rsidR="009D680C">
        <w:rPr>
          <w:noProof/>
        </w:rPr>
        <w:fldChar w:fldCharType="separate"/>
      </w:r>
      <w:r>
        <w:rPr>
          <w:noProof/>
        </w:rPr>
        <w:t>36</w:t>
      </w:r>
      <w:r w:rsidR="009D680C">
        <w:rPr>
          <w:noProof/>
        </w:rPr>
        <w:fldChar w:fldCharType="end"/>
      </w:r>
    </w:p>
    <w:p w:rsidR="00BF1996" w:rsidRPr="00BF1996" w:rsidRDefault="00BF1996">
      <w:pPr>
        <w:pStyle w:val="Verzeichnis1"/>
        <w:tabs>
          <w:tab w:val="left" w:pos="432"/>
          <w:tab w:val="right" w:leader="dot" w:pos="9350"/>
        </w:tabs>
        <w:rPr>
          <w:rFonts w:cstheme="minorBidi"/>
          <w:b w:val="0"/>
          <w:noProof/>
          <w:color w:val="auto"/>
          <w:sz w:val="22"/>
          <w:szCs w:val="22"/>
          <w:lang w:eastAsia="de-DE"/>
        </w:rPr>
      </w:pPr>
      <w:r>
        <w:rPr>
          <w:noProof/>
        </w:rPr>
        <w:t>8</w:t>
      </w:r>
      <w:r w:rsidRPr="00BF1996">
        <w:rPr>
          <w:rFonts w:cstheme="minorBidi"/>
          <w:b w:val="0"/>
          <w:noProof/>
          <w:color w:val="auto"/>
          <w:sz w:val="22"/>
          <w:szCs w:val="22"/>
          <w:lang w:eastAsia="de-DE"/>
        </w:rPr>
        <w:tab/>
      </w:r>
      <w:r>
        <w:rPr>
          <w:noProof/>
        </w:rPr>
        <w:t>Proposed Addendum 1: Requirements for the YANG Module header</w:t>
      </w:r>
      <w:r>
        <w:rPr>
          <w:noProof/>
        </w:rPr>
        <w:tab/>
      </w:r>
      <w:r w:rsidR="009D680C">
        <w:rPr>
          <w:noProof/>
        </w:rPr>
        <w:fldChar w:fldCharType="begin"/>
      </w:r>
      <w:r>
        <w:rPr>
          <w:noProof/>
        </w:rPr>
        <w:instrText xml:space="preserve"> PAGEREF _Toc430330748 \h </w:instrText>
      </w:r>
      <w:r w:rsidR="009D680C">
        <w:rPr>
          <w:noProof/>
        </w:rPr>
      </w:r>
      <w:r w:rsidR="009D680C">
        <w:rPr>
          <w:noProof/>
        </w:rPr>
        <w:fldChar w:fldCharType="separate"/>
      </w:r>
      <w:r>
        <w:rPr>
          <w:noProof/>
        </w:rPr>
        <w:t>36</w:t>
      </w:r>
      <w:r w:rsidR="009D680C">
        <w:rPr>
          <w:noProof/>
        </w:rPr>
        <w:fldChar w:fldCharType="end"/>
      </w:r>
    </w:p>
    <w:p w:rsidR="00BF1996" w:rsidRDefault="00BF1996">
      <w:pPr>
        <w:pStyle w:val="Verzeichnis1"/>
        <w:tabs>
          <w:tab w:val="left" w:pos="432"/>
          <w:tab w:val="right" w:leader="dot" w:pos="9350"/>
        </w:tabs>
        <w:rPr>
          <w:rFonts w:cstheme="minorBidi"/>
          <w:b w:val="0"/>
          <w:noProof/>
          <w:color w:val="auto"/>
          <w:sz w:val="22"/>
          <w:szCs w:val="22"/>
          <w:lang w:val="de-DE" w:eastAsia="de-DE"/>
        </w:rPr>
      </w:pPr>
      <w:r>
        <w:rPr>
          <w:noProof/>
        </w:rPr>
        <w:t>9</w:t>
      </w:r>
      <w:r>
        <w:rPr>
          <w:rFonts w:cstheme="minorBidi"/>
          <w:b w:val="0"/>
          <w:noProof/>
          <w:color w:val="auto"/>
          <w:sz w:val="22"/>
          <w:szCs w:val="22"/>
          <w:lang w:val="de-DE" w:eastAsia="de-DE"/>
        </w:rPr>
        <w:tab/>
      </w:r>
      <w:r>
        <w:rPr>
          <w:noProof/>
        </w:rPr>
        <w:t>Proposed Addendum 2</w:t>
      </w:r>
      <w:r>
        <w:rPr>
          <w:noProof/>
        </w:rPr>
        <w:tab/>
      </w:r>
      <w:r w:rsidR="009D680C">
        <w:rPr>
          <w:noProof/>
        </w:rPr>
        <w:fldChar w:fldCharType="begin"/>
      </w:r>
      <w:r>
        <w:rPr>
          <w:noProof/>
        </w:rPr>
        <w:instrText xml:space="preserve"> PAGEREF _Toc430330749 \h </w:instrText>
      </w:r>
      <w:r w:rsidR="009D680C">
        <w:rPr>
          <w:noProof/>
        </w:rPr>
      </w:r>
      <w:r w:rsidR="009D680C">
        <w:rPr>
          <w:noProof/>
        </w:rPr>
        <w:fldChar w:fldCharType="separate"/>
      </w:r>
      <w:r>
        <w:rPr>
          <w:noProof/>
        </w:rPr>
        <w:t>37</w:t>
      </w:r>
      <w:r w:rsidR="009D680C">
        <w:rPr>
          <w:noProof/>
        </w:rPr>
        <w:fldChar w:fldCharType="end"/>
      </w:r>
    </w:p>
    <w:p w:rsidR="007041BA" w:rsidRDefault="009D680C" w:rsidP="00E135F7">
      <w:r>
        <w:lastRenderedPageBreak/>
        <w:fldChar w:fldCharType="end"/>
      </w:r>
    </w:p>
    <w:p w:rsidR="007041BA" w:rsidRDefault="007041BA" w:rsidP="009B6F01">
      <w:pPr>
        <w:pStyle w:val="Inhaltsverzeichnisberschrift"/>
        <w:outlineLvl w:val="0"/>
      </w:pPr>
      <w:r>
        <w:t>List of Figures</w:t>
      </w:r>
    </w:p>
    <w:p w:rsidR="00BF1996" w:rsidRPr="00BF1996" w:rsidRDefault="009D680C" w:rsidP="00BF1996">
      <w:pPr>
        <w:pStyle w:val="Abbildungsverzeichnis"/>
        <w:tabs>
          <w:tab w:val="right" w:leader="dot" w:pos="9350"/>
        </w:tabs>
        <w:spacing w:before="0" w:after="0"/>
        <w:rPr>
          <w:noProof/>
          <w:color w:val="auto"/>
          <w:sz w:val="22"/>
          <w:szCs w:val="22"/>
          <w:lang w:eastAsia="de-DE"/>
        </w:rPr>
      </w:pPr>
      <w:r w:rsidRPr="009D680C">
        <w:fldChar w:fldCharType="begin"/>
      </w:r>
      <w:r w:rsidR="00754E57">
        <w:instrText xml:space="preserve"> TOC \c "Figure" </w:instrText>
      </w:r>
      <w:r w:rsidRPr="009D680C">
        <w:fldChar w:fldCharType="separate"/>
      </w:r>
      <w:r w:rsidR="00BF1996">
        <w:rPr>
          <w:noProof/>
        </w:rPr>
        <w:t>Figure 3.1: ONF Specification Architecture</w:t>
      </w:r>
      <w:r w:rsidR="00BF1996">
        <w:rPr>
          <w:noProof/>
        </w:rPr>
        <w:tab/>
      </w:r>
      <w:r>
        <w:rPr>
          <w:noProof/>
        </w:rPr>
        <w:fldChar w:fldCharType="begin"/>
      </w:r>
      <w:r w:rsidR="00BF1996">
        <w:rPr>
          <w:noProof/>
        </w:rPr>
        <w:instrText xml:space="preserve"> PAGEREF _Toc430330750 \h </w:instrText>
      </w:r>
      <w:r>
        <w:rPr>
          <w:noProof/>
        </w:rPr>
      </w:r>
      <w:r>
        <w:rPr>
          <w:noProof/>
        </w:rPr>
        <w:fldChar w:fldCharType="separate"/>
      </w:r>
      <w:r w:rsidR="00BF1996">
        <w:rPr>
          <w:noProof/>
        </w:rPr>
        <w:t>7</w:t>
      </w:r>
      <w:r>
        <w:rPr>
          <w:noProof/>
        </w:rPr>
        <w:fldChar w:fldCharType="end"/>
      </w:r>
    </w:p>
    <w:p w:rsidR="00BF1996" w:rsidRPr="00BF1996" w:rsidRDefault="00BF1996" w:rsidP="00BF1996">
      <w:pPr>
        <w:pStyle w:val="Abbildungsverzeichnis"/>
        <w:tabs>
          <w:tab w:val="right" w:leader="dot" w:pos="9350"/>
        </w:tabs>
        <w:spacing w:before="0" w:after="0"/>
        <w:rPr>
          <w:noProof/>
          <w:color w:val="auto"/>
          <w:sz w:val="22"/>
          <w:szCs w:val="22"/>
          <w:lang w:eastAsia="de-DE"/>
        </w:rPr>
      </w:pPr>
      <w:r>
        <w:rPr>
          <w:noProof/>
        </w:rPr>
        <w:t>Figure 4.1: Example: Re-engineered ietf-inet-types.yang and ietf-yang-types.yang</w:t>
      </w:r>
      <w:r>
        <w:rPr>
          <w:noProof/>
        </w:rPr>
        <w:tab/>
      </w:r>
      <w:r w:rsidR="009D680C">
        <w:rPr>
          <w:noProof/>
        </w:rPr>
        <w:fldChar w:fldCharType="begin"/>
      </w:r>
      <w:r>
        <w:rPr>
          <w:noProof/>
        </w:rPr>
        <w:instrText xml:space="preserve"> PAGEREF _Toc430330751 \h </w:instrText>
      </w:r>
      <w:r w:rsidR="009D680C">
        <w:rPr>
          <w:noProof/>
        </w:rPr>
      </w:r>
      <w:r w:rsidR="009D680C">
        <w:rPr>
          <w:noProof/>
        </w:rPr>
        <w:fldChar w:fldCharType="separate"/>
      </w:r>
      <w:r>
        <w:rPr>
          <w:noProof/>
        </w:rPr>
        <w:t>26</w:t>
      </w:r>
      <w:r w:rsidR="009D680C">
        <w:rPr>
          <w:noProof/>
        </w:rPr>
        <w:fldChar w:fldCharType="end"/>
      </w:r>
    </w:p>
    <w:p w:rsidR="00BF1996" w:rsidRPr="00BF1996" w:rsidRDefault="00BF1996" w:rsidP="00BF1996">
      <w:pPr>
        <w:pStyle w:val="Abbildungsverzeichnis"/>
        <w:tabs>
          <w:tab w:val="right" w:leader="dot" w:pos="9350"/>
        </w:tabs>
        <w:spacing w:before="0" w:after="0"/>
        <w:rPr>
          <w:noProof/>
          <w:color w:val="auto"/>
          <w:sz w:val="22"/>
          <w:szCs w:val="22"/>
          <w:lang w:eastAsia="de-DE"/>
        </w:rPr>
      </w:pPr>
      <w:r>
        <w:rPr>
          <w:noProof/>
        </w:rPr>
        <w:t>Figure 6.1: Example UML to YANG Mapping</w:t>
      </w:r>
      <w:r>
        <w:rPr>
          <w:noProof/>
        </w:rPr>
        <w:tab/>
      </w:r>
      <w:r w:rsidR="009D680C">
        <w:rPr>
          <w:noProof/>
        </w:rPr>
        <w:fldChar w:fldCharType="begin"/>
      </w:r>
      <w:r>
        <w:rPr>
          <w:noProof/>
        </w:rPr>
        <w:instrText xml:space="preserve"> PAGEREF _Toc430330752 \h </w:instrText>
      </w:r>
      <w:r w:rsidR="009D680C">
        <w:rPr>
          <w:noProof/>
        </w:rPr>
      </w:r>
      <w:r w:rsidR="009D680C">
        <w:rPr>
          <w:noProof/>
        </w:rPr>
        <w:fldChar w:fldCharType="separate"/>
      </w:r>
      <w:r>
        <w:rPr>
          <w:noProof/>
        </w:rPr>
        <w:t>33</w:t>
      </w:r>
      <w:r w:rsidR="009D680C">
        <w:rPr>
          <w:noProof/>
        </w:rPr>
        <w:fldChar w:fldCharType="end"/>
      </w:r>
    </w:p>
    <w:p w:rsidR="00BF1996" w:rsidRPr="00BF1996" w:rsidRDefault="00BF1996" w:rsidP="00BF1996">
      <w:pPr>
        <w:pStyle w:val="Abbildungsverzeichnis"/>
        <w:tabs>
          <w:tab w:val="right" w:leader="dot" w:pos="9350"/>
        </w:tabs>
        <w:spacing w:before="0" w:after="0"/>
        <w:rPr>
          <w:noProof/>
          <w:color w:val="auto"/>
          <w:sz w:val="22"/>
          <w:szCs w:val="22"/>
          <w:lang w:eastAsia="de-DE"/>
        </w:rPr>
      </w:pPr>
      <w:r>
        <w:rPr>
          <w:noProof/>
        </w:rPr>
        <w:t>Figure 6.2: Example XMI (Papyrus) to YANG Mapping</w:t>
      </w:r>
      <w:r>
        <w:rPr>
          <w:noProof/>
        </w:rPr>
        <w:tab/>
      </w:r>
      <w:r w:rsidR="009D680C">
        <w:rPr>
          <w:noProof/>
        </w:rPr>
        <w:fldChar w:fldCharType="begin"/>
      </w:r>
      <w:r>
        <w:rPr>
          <w:noProof/>
        </w:rPr>
        <w:instrText xml:space="preserve"> PAGEREF _Toc430330753 \h </w:instrText>
      </w:r>
      <w:r w:rsidR="009D680C">
        <w:rPr>
          <w:noProof/>
        </w:rPr>
      </w:r>
      <w:r w:rsidR="009D680C">
        <w:rPr>
          <w:noProof/>
        </w:rPr>
        <w:fldChar w:fldCharType="separate"/>
      </w:r>
      <w:r>
        <w:rPr>
          <w:noProof/>
        </w:rPr>
        <w:t>33</w:t>
      </w:r>
      <w:r w:rsidR="009D680C">
        <w:rPr>
          <w:noProof/>
        </w:rPr>
        <w:fldChar w:fldCharType="end"/>
      </w:r>
    </w:p>
    <w:p w:rsidR="007041BA" w:rsidRDefault="009D680C" w:rsidP="00BF1996">
      <w:pPr>
        <w:spacing w:after="0"/>
      </w:pPr>
      <w:r>
        <w:fldChar w:fldCharType="end"/>
      </w:r>
    </w:p>
    <w:p w:rsidR="007041BA" w:rsidRDefault="007041BA" w:rsidP="009B6F01">
      <w:pPr>
        <w:pStyle w:val="Inhaltsverzeichnisberschrift"/>
        <w:outlineLvl w:val="0"/>
      </w:pPr>
      <w:r>
        <w:t>List of Tables</w:t>
      </w:r>
    </w:p>
    <w:p w:rsidR="00BF1996" w:rsidRDefault="009D680C" w:rsidP="00BF1996">
      <w:pPr>
        <w:pStyle w:val="Abbildungsverzeichnis"/>
        <w:tabs>
          <w:tab w:val="right" w:leader="dot" w:pos="9350"/>
        </w:tabs>
        <w:spacing w:before="0" w:after="0"/>
        <w:rPr>
          <w:noProof/>
          <w:color w:val="auto"/>
          <w:sz w:val="22"/>
          <w:szCs w:val="22"/>
          <w:lang w:val="de-DE" w:eastAsia="de-DE"/>
        </w:rPr>
      </w:pPr>
      <w:r w:rsidRPr="009D680C">
        <w:fldChar w:fldCharType="begin"/>
      </w:r>
      <w:r w:rsidR="00D20B87">
        <w:instrText xml:space="preserve"> TOC \h \z \c "Table" </w:instrText>
      </w:r>
      <w:r w:rsidRPr="009D680C">
        <w:fldChar w:fldCharType="separate"/>
      </w:r>
      <w:hyperlink w:anchor="_Toc430330754" w:history="1">
        <w:r w:rsidR="00BF1996" w:rsidRPr="00AD7463">
          <w:rPr>
            <w:rStyle w:val="Hyperlink"/>
            <w:noProof/>
          </w:rPr>
          <w:t>Table 4.1: Object Class Mapping (Mappings required by currently used UML artifacts)</w:t>
        </w:r>
        <w:r w:rsidR="00BF1996">
          <w:rPr>
            <w:noProof/>
            <w:webHidden/>
          </w:rPr>
          <w:tab/>
        </w:r>
        <w:r>
          <w:rPr>
            <w:noProof/>
            <w:webHidden/>
          </w:rPr>
          <w:fldChar w:fldCharType="begin"/>
        </w:r>
        <w:r w:rsidR="00BF1996">
          <w:rPr>
            <w:noProof/>
            <w:webHidden/>
          </w:rPr>
          <w:instrText xml:space="preserve"> PAGEREF _Toc430330754 \h </w:instrText>
        </w:r>
        <w:r>
          <w:rPr>
            <w:noProof/>
            <w:webHidden/>
          </w:rPr>
        </w:r>
        <w:r>
          <w:rPr>
            <w:noProof/>
            <w:webHidden/>
          </w:rPr>
          <w:fldChar w:fldCharType="separate"/>
        </w:r>
        <w:r w:rsidR="00BF1996">
          <w:rPr>
            <w:noProof/>
            <w:webHidden/>
          </w:rPr>
          <w:t>9</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55" w:history="1">
        <w:r w:rsidR="00BF1996" w:rsidRPr="00AD7463">
          <w:rPr>
            <w:rStyle w:val="Hyperlink"/>
            <w:noProof/>
          </w:rPr>
          <w:t>Table 4.2: Object Class Mapping (Mappings for remaining YANG substatements)</w:t>
        </w:r>
        <w:r w:rsidR="00BF1996">
          <w:rPr>
            <w:noProof/>
            <w:webHidden/>
          </w:rPr>
          <w:tab/>
        </w:r>
        <w:r>
          <w:rPr>
            <w:noProof/>
            <w:webHidden/>
          </w:rPr>
          <w:fldChar w:fldCharType="begin"/>
        </w:r>
        <w:r w:rsidR="00BF1996">
          <w:rPr>
            <w:noProof/>
            <w:webHidden/>
          </w:rPr>
          <w:instrText xml:space="preserve"> PAGEREF _Toc430330755 \h </w:instrText>
        </w:r>
        <w:r>
          <w:rPr>
            <w:noProof/>
            <w:webHidden/>
          </w:rPr>
        </w:r>
        <w:r>
          <w:rPr>
            <w:noProof/>
            <w:webHidden/>
          </w:rPr>
          <w:fldChar w:fldCharType="separate"/>
        </w:r>
        <w:r w:rsidR="00BF1996">
          <w:rPr>
            <w:noProof/>
            <w:webHidden/>
          </w:rPr>
          <w:t>9</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56" w:history="1">
        <w:r w:rsidR="00BF1996" w:rsidRPr="00AD7463">
          <w:rPr>
            <w:rStyle w:val="Hyperlink"/>
            <w:noProof/>
          </w:rPr>
          <w:t>Table 4.3: Object Class Mapping Example</w:t>
        </w:r>
        <w:r w:rsidR="00BF1996">
          <w:rPr>
            <w:noProof/>
            <w:webHidden/>
          </w:rPr>
          <w:tab/>
        </w:r>
        <w:r>
          <w:rPr>
            <w:noProof/>
            <w:webHidden/>
          </w:rPr>
          <w:fldChar w:fldCharType="begin"/>
        </w:r>
        <w:r w:rsidR="00BF1996">
          <w:rPr>
            <w:noProof/>
            <w:webHidden/>
          </w:rPr>
          <w:instrText xml:space="preserve"> PAGEREF _Toc430330756 \h </w:instrText>
        </w:r>
        <w:r>
          <w:rPr>
            <w:noProof/>
            <w:webHidden/>
          </w:rPr>
        </w:r>
        <w:r>
          <w:rPr>
            <w:noProof/>
            <w:webHidden/>
          </w:rPr>
          <w:fldChar w:fldCharType="separate"/>
        </w:r>
        <w:r w:rsidR="00BF1996">
          <w:rPr>
            <w:noProof/>
            <w:webHidden/>
          </w:rPr>
          <w:t>11</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57" w:history="1">
        <w:r w:rsidR="00BF1996" w:rsidRPr="00AD7463">
          <w:rPr>
            <w:rStyle w:val="Hyperlink"/>
            <w:noProof/>
          </w:rPr>
          <w:t>Table 4.4: Attribute Mapping (Mappings required by currently used UML artifacts)</w:t>
        </w:r>
        <w:r w:rsidR="00BF1996">
          <w:rPr>
            <w:noProof/>
            <w:webHidden/>
          </w:rPr>
          <w:tab/>
        </w:r>
        <w:r>
          <w:rPr>
            <w:noProof/>
            <w:webHidden/>
          </w:rPr>
          <w:fldChar w:fldCharType="begin"/>
        </w:r>
        <w:r w:rsidR="00BF1996">
          <w:rPr>
            <w:noProof/>
            <w:webHidden/>
          </w:rPr>
          <w:instrText xml:space="preserve"> PAGEREF _Toc430330757 \h </w:instrText>
        </w:r>
        <w:r>
          <w:rPr>
            <w:noProof/>
            <w:webHidden/>
          </w:rPr>
        </w:r>
        <w:r>
          <w:rPr>
            <w:noProof/>
            <w:webHidden/>
          </w:rPr>
          <w:fldChar w:fldCharType="separate"/>
        </w:r>
        <w:r w:rsidR="00BF1996">
          <w:rPr>
            <w:noProof/>
            <w:webHidden/>
          </w:rPr>
          <w:t>12</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58" w:history="1">
        <w:r w:rsidR="00BF1996" w:rsidRPr="00AD7463">
          <w:rPr>
            <w:rStyle w:val="Hyperlink"/>
            <w:noProof/>
          </w:rPr>
          <w:t>Table 4.5: Attribute Mapping (Mappings for remaining YANG substatements)</w:t>
        </w:r>
        <w:r w:rsidR="00BF1996">
          <w:rPr>
            <w:noProof/>
            <w:webHidden/>
          </w:rPr>
          <w:tab/>
        </w:r>
        <w:r>
          <w:rPr>
            <w:noProof/>
            <w:webHidden/>
          </w:rPr>
          <w:fldChar w:fldCharType="begin"/>
        </w:r>
        <w:r w:rsidR="00BF1996">
          <w:rPr>
            <w:noProof/>
            <w:webHidden/>
          </w:rPr>
          <w:instrText xml:space="preserve"> PAGEREF _Toc430330758 \h </w:instrText>
        </w:r>
        <w:r>
          <w:rPr>
            <w:noProof/>
            <w:webHidden/>
          </w:rPr>
        </w:r>
        <w:r>
          <w:rPr>
            <w:noProof/>
            <w:webHidden/>
          </w:rPr>
          <w:fldChar w:fldCharType="separate"/>
        </w:r>
        <w:r w:rsidR="00BF1996">
          <w:rPr>
            <w:noProof/>
            <w:webHidden/>
          </w:rPr>
          <w:t>13</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59" w:history="1">
        <w:r w:rsidR="00BF1996" w:rsidRPr="00AD7463">
          <w:rPr>
            <w:rStyle w:val="Hyperlink"/>
            <w:noProof/>
          </w:rPr>
          <w:t>Table 4.6: Attribute Type Mapping Example</w:t>
        </w:r>
        <w:r w:rsidR="00BF1996">
          <w:rPr>
            <w:noProof/>
            <w:webHidden/>
          </w:rPr>
          <w:tab/>
        </w:r>
        <w:r>
          <w:rPr>
            <w:noProof/>
            <w:webHidden/>
          </w:rPr>
          <w:fldChar w:fldCharType="begin"/>
        </w:r>
        <w:r w:rsidR="00BF1996">
          <w:rPr>
            <w:noProof/>
            <w:webHidden/>
          </w:rPr>
          <w:instrText xml:space="preserve"> PAGEREF _Toc430330759 \h </w:instrText>
        </w:r>
        <w:r>
          <w:rPr>
            <w:noProof/>
            <w:webHidden/>
          </w:rPr>
        </w:r>
        <w:r>
          <w:rPr>
            <w:noProof/>
            <w:webHidden/>
          </w:rPr>
          <w:fldChar w:fldCharType="separate"/>
        </w:r>
        <w:r w:rsidR="00BF1996">
          <w:rPr>
            <w:noProof/>
            <w:webHidden/>
          </w:rPr>
          <w:t>14</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0" w:history="1">
        <w:r w:rsidR="00BF1996" w:rsidRPr="00AD7463">
          <w:rPr>
            <w:rStyle w:val="Hyperlink"/>
            <w:noProof/>
          </w:rPr>
          <w:t>Table 4.7: Type Mapping</w:t>
        </w:r>
        <w:r w:rsidR="00BF1996">
          <w:rPr>
            <w:noProof/>
            <w:webHidden/>
          </w:rPr>
          <w:tab/>
        </w:r>
        <w:r>
          <w:rPr>
            <w:noProof/>
            <w:webHidden/>
          </w:rPr>
          <w:fldChar w:fldCharType="begin"/>
        </w:r>
        <w:r w:rsidR="00BF1996">
          <w:rPr>
            <w:noProof/>
            <w:webHidden/>
          </w:rPr>
          <w:instrText xml:space="preserve"> PAGEREF _Toc430330760 \h </w:instrText>
        </w:r>
        <w:r>
          <w:rPr>
            <w:noProof/>
            <w:webHidden/>
          </w:rPr>
        </w:r>
        <w:r>
          <w:rPr>
            <w:noProof/>
            <w:webHidden/>
          </w:rPr>
          <w:fldChar w:fldCharType="separate"/>
        </w:r>
        <w:r w:rsidR="00BF1996">
          <w:rPr>
            <w:noProof/>
            <w:webHidden/>
          </w:rPr>
          <w:t>14</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1" w:history="1">
        <w:r w:rsidR="00BF1996" w:rsidRPr="00AD7463">
          <w:rPr>
            <w:rStyle w:val="Hyperlink"/>
            <w:noProof/>
          </w:rPr>
          <w:t>Table 4.8: Primitive Type Mapping</w:t>
        </w:r>
        <w:r w:rsidR="00BF1996">
          <w:rPr>
            <w:noProof/>
            <w:webHidden/>
          </w:rPr>
          <w:tab/>
        </w:r>
        <w:r>
          <w:rPr>
            <w:noProof/>
            <w:webHidden/>
          </w:rPr>
          <w:fldChar w:fldCharType="begin"/>
        </w:r>
        <w:r w:rsidR="00BF1996">
          <w:rPr>
            <w:noProof/>
            <w:webHidden/>
          </w:rPr>
          <w:instrText xml:space="preserve"> PAGEREF _Toc430330761 \h </w:instrText>
        </w:r>
        <w:r>
          <w:rPr>
            <w:noProof/>
            <w:webHidden/>
          </w:rPr>
        </w:r>
        <w:r>
          <w:rPr>
            <w:noProof/>
            <w:webHidden/>
          </w:rPr>
          <w:fldChar w:fldCharType="separate"/>
        </w:r>
        <w:r w:rsidR="00BF1996">
          <w:rPr>
            <w:noProof/>
            <w:webHidden/>
          </w:rPr>
          <w:t>15</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2" w:history="1">
        <w:r w:rsidR="00BF1996" w:rsidRPr="00AD7463">
          <w:rPr>
            <w:rStyle w:val="Hyperlink"/>
            <w:noProof/>
          </w:rPr>
          <w:t>Table 4.9: Enumeration Type Mapping (Mappings required by currently used UML artifacts)</w:t>
        </w:r>
        <w:r w:rsidR="00BF1996">
          <w:rPr>
            <w:noProof/>
            <w:webHidden/>
          </w:rPr>
          <w:tab/>
        </w:r>
        <w:r>
          <w:rPr>
            <w:noProof/>
            <w:webHidden/>
          </w:rPr>
          <w:fldChar w:fldCharType="begin"/>
        </w:r>
        <w:r w:rsidR="00BF1996">
          <w:rPr>
            <w:noProof/>
            <w:webHidden/>
          </w:rPr>
          <w:instrText xml:space="preserve"> PAGEREF _Toc430330762 \h </w:instrText>
        </w:r>
        <w:r>
          <w:rPr>
            <w:noProof/>
            <w:webHidden/>
          </w:rPr>
        </w:r>
        <w:r>
          <w:rPr>
            <w:noProof/>
            <w:webHidden/>
          </w:rPr>
          <w:fldChar w:fldCharType="separate"/>
        </w:r>
        <w:r w:rsidR="00BF1996">
          <w:rPr>
            <w:noProof/>
            <w:webHidden/>
          </w:rPr>
          <w:t>15</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3" w:history="1">
        <w:r w:rsidR="00BF1996" w:rsidRPr="00AD7463">
          <w:rPr>
            <w:rStyle w:val="Hyperlink"/>
            <w:noProof/>
          </w:rPr>
          <w:t>Table 4.10: Enumeration Type Mapping (Mappings for remaining YANG substatements)</w:t>
        </w:r>
        <w:r w:rsidR="00BF1996">
          <w:rPr>
            <w:noProof/>
            <w:webHidden/>
          </w:rPr>
          <w:tab/>
        </w:r>
        <w:r>
          <w:rPr>
            <w:noProof/>
            <w:webHidden/>
          </w:rPr>
          <w:fldChar w:fldCharType="begin"/>
        </w:r>
        <w:r w:rsidR="00BF1996">
          <w:rPr>
            <w:noProof/>
            <w:webHidden/>
          </w:rPr>
          <w:instrText xml:space="preserve"> PAGEREF _Toc430330763 \h </w:instrText>
        </w:r>
        <w:r>
          <w:rPr>
            <w:noProof/>
            <w:webHidden/>
          </w:rPr>
        </w:r>
        <w:r>
          <w:rPr>
            <w:noProof/>
            <w:webHidden/>
          </w:rPr>
          <w:fldChar w:fldCharType="separate"/>
        </w:r>
        <w:r w:rsidR="00BF1996">
          <w:rPr>
            <w:noProof/>
            <w:webHidden/>
          </w:rPr>
          <w:t>16</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4" w:history="1">
        <w:r w:rsidR="00BF1996" w:rsidRPr="00AD7463">
          <w:rPr>
            <w:rStyle w:val="Hyperlink"/>
            <w:noProof/>
          </w:rPr>
          <w:t>Table 4.11: Enumeration Type Mapping Example</w:t>
        </w:r>
        <w:r w:rsidR="00BF1996">
          <w:rPr>
            <w:noProof/>
            <w:webHidden/>
          </w:rPr>
          <w:tab/>
        </w:r>
        <w:r>
          <w:rPr>
            <w:noProof/>
            <w:webHidden/>
          </w:rPr>
          <w:fldChar w:fldCharType="begin"/>
        </w:r>
        <w:r w:rsidR="00BF1996">
          <w:rPr>
            <w:noProof/>
            <w:webHidden/>
          </w:rPr>
          <w:instrText xml:space="preserve"> PAGEREF _Toc430330764 \h </w:instrText>
        </w:r>
        <w:r>
          <w:rPr>
            <w:noProof/>
            <w:webHidden/>
          </w:rPr>
        </w:r>
        <w:r>
          <w:rPr>
            <w:noProof/>
            <w:webHidden/>
          </w:rPr>
          <w:fldChar w:fldCharType="separate"/>
        </w:r>
        <w:r w:rsidR="00BF1996">
          <w:rPr>
            <w:noProof/>
            <w:webHidden/>
          </w:rPr>
          <w:t>17</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5" w:history="1">
        <w:r w:rsidR="00BF1996" w:rsidRPr="00AD7463">
          <w:rPr>
            <w:rStyle w:val="Hyperlink"/>
            <w:noProof/>
          </w:rPr>
          <w:t>Table 4.12: Basic Data Type Mapping (Mappings required by currently used UML artifacts)</w:t>
        </w:r>
        <w:r w:rsidR="00BF1996">
          <w:rPr>
            <w:noProof/>
            <w:webHidden/>
          </w:rPr>
          <w:tab/>
        </w:r>
        <w:r>
          <w:rPr>
            <w:noProof/>
            <w:webHidden/>
          </w:rPr>
          <w:fldChar w:fldCharType="begin"/>
        </w:r>
        <w:r w:rsidR="00BF1996">
          <w:rPr>
            <w:noProof/>
            <w:webHidden/>
          </w:rPr>
          <w:instrText xml:space="preserve"> PAGEREF _Toc430330765 \h </w:instrText>
        </w:r>
        <w:r>
          <w:rPr>
            <w:noProof/>
            <w:webHidden/>
          </w:rPr>
        </w:r>
        <w:r>
          <w:rPr>
            <w:noProof/>
            <w:webHidden/>
          </w:rPr>
          <w:fldChar w:fldCharType="separate"/>
        </w:r>
        <w:r w:rsidR="00BF1996">
          <w:rPr>
            <w:noProof/>
            <w:webHidden/>
          </w:rPr>
          <w:t>17</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6" w:history="1">
        <w:r w:rsidR="00BF1996" w:rsidRPr="00AD7463">
          <w:rPr>
            <w:rStyle w:val="Hyperlink"/>
            <w:noProof/>
          </w:rPr>
          <w:t>Table 4.13: Basic Data Type Mapping (Mappings for remaining YANG substatements)</w:t>
        </w:r>
        <w:r w:rsidR="00BF1996">
          <w:rPr>
            <w:noProof/>
            <w:webHidden/>
          </w:rPr>
          <w:tab/>
        </w:r>
        <w:r>
          <w:rPr>
            <w:noProof/>
            <w:webHidden/>
          </w:rPr>
          <w:fldChar w:fldCharType="begin"/>
        </w:r>
        <w:r w:rsidR="00BF1996">
          <w:rPr>
            <w:noProof/>
            <w:webHidden/>
          </w:rPr>
          <w:instrText xml:space="preserve"> PAGEREF _Toc430330766 \h </w:instrText>
        </w:r>
        <w:r>
          <w:rPr>
            <w:noProof/>
            <w:webHidden/>
          </w:rPr>
        </w:r>
        <w:r>
          <w:rPr>
            <w:noProof/>
            <w:webHidden/>
          </w:rPr>
          <w:fldChar w:fldCharType="separate"/>
        </w:r>
        <w:r w:rsidR="00BF1996">
          <w:rPr>
            <w:noProof/>
            <w:webHidden/>
          </w:rPr>
          <w:t>18</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7" w:history="1">
        <w:r w:rsidR="00BF1996" w:rsidRPr="00AD7463">
          <w:rPr>
            <w:rStyle w:val="Hyperlink"/>
            <w:noProof/>
          </w:rPr>
          <w:t>Table 4.14: Basic Data Type Mapping Example</w:t>
        </w:r>
        <w:r w:rsidR="00BF1996">
          <w:rPr>
            <w:noProof/>
            <w:webHidden/>
          </w:rPr>
          <w:tab/>
        </w:r>
        <w:r>
          <w:rPr>
            <w:noProof/>
            <w:webHidden/>
          </w:rPr>
          <w:fldChar w:fldCharType="begin"/>
        </w:r>
        <w:r w:rsidR="00BF1996">
          <w:rPr>
            <w:noProof/>
            <w:webHidden/>
          </w:rPr>
          <w:instrText xml:space="preserve"> PAGEREF _Toc430330767 \h </w:instrText>
        </w:r>
        <w:r>
          <w:rPr>
            <w:noProof/>
            <w:webHidden/>
          </w:rPr>
        </w:r>
        <w:r>
          <w:rPr>
            <w:noProof/>
            <w:webHidden/>
          </w:rPr>
          <w:fldChar w:fldCharType="separate"/>
        </w:r>
        <w:r w:rsidR="00BF1996">
          <w:rPr>
            <w:noProof/>
            <w:webHidden/>
          </w:rPr>
          <w:t>18</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8" w:history="1">
        <w:r w:rsidR="00BF1996" w:rsidRPr="00AD7463">
          <w:rPr>
            <w:rStyle w:val="Hyperlink"/>
            <w:noProof/>
          </w:rPr>
          <w:t>Table 4.15: Complex Data Type Mapping</w:t>
        </w:r>
        <w:r w:rsidR="00BF1996">
          <w:rPr>
            <w:noProof/>
            <w:webHidden/>
          </w:rPr>
          <w:tab/>
        </w:r>
        <w:r>
          <w:rPr>
            <w:noProof/>
            <w:webHidden/>
          </w:rPr>
          <w:fldChar w:fldCharType="begin"/>
        </w:r>
        <w:r w:rsidR="00BF1996">
          <w:rPr>
            <w:noProof/>
            <w:webHidden/>
          </w:rPr>
          <w:instrText xml:space="preserve"> PAGEREF _Toc430330768 \h </w:instrText>
        </w:r>
        <w:r>
          <w:rPr>
            <w:noProof/>
            <w:webHidden/>
          </w:rPr>
        </w:r>
        <w:r>
          <w:rPr>
            <w:noProof/>
            <w:webHidden/>
          </w:rPr>
          <w:fldChar w:fldCharType="separate"/>
        </w:r>
        <w:r w:rsidR="00BF1996">
          <w:rPr>
            <w:noProof/>
            <w:webHidden/>
          </w:rPr>
          <w:t>19</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69" w:history="1">
        <w:r w:rsidR="00BF1996" w:rsidRPr="00AD7463">
          <w:rPr>
            <w:rStyle w:val="Hyperlink"/>
            <w:noProof/>
          </w:rPr>
          <w:t>Table 4.16: Complex Data Type Mapping Example</w:t>
        </w:r>
        <w:r w:rsidR="00BF1996">
          <w:rPr>
            <w:noProof/>
            <w:webHidden/>
          </w:rPr>
          <w:tab/>
        </w:r>
        <w:r>
          <w:rPr>
            <w:noProof/>
            <w:webHidden/>
          </w:rPr>
          <w:fldChar w:fldCharType="begin"/>
        </w:r>
        <w:r w:rsidR="00BF1996">
          <w:rPr>
            <w:noProof/>
            <w:webHidden/>
          </w:rPr>
          <w:instrText xml:space="preserve"> PAGEREF _Toc430330769 \h </w:instrText>
        </w:r>
        <w:r>
          <w:rPr>
            <w:noProof/>
            <w:webHidden/>
          </w:rPr>
        </w:r>
        <w:r>
          <w:rPr>
            <w:noProof/>
            <w:webHidden/>
          </w:rPr>
          <w:fldChar w:fldCharType="separate"/>
        </w:r>
        <w:r w:rsidR="00BF1996">
          <w:rPr>
            <w:noProof/>
            <w:webHidden/>
          </w:rPr>
          <w:t>19</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0" w:history="1">
        <w:r w:rsidR="00BF1996" w:rsidRPr="00AD7463">
          <w:rPr>
            <w:rStyle w:val="Hyperlink"/>
            <w:noProof/>
          </w:rPr>
          <w:t>Table 4.17: Association Mapping</w:t>
        </w:r>
        <w:r w:rsidR="00BF1996">
          <w:rPr>
            <w:noProof/>
            <w:webHidden/>
          </w:rPr>
          <w:tab/>
        </w:r>
        <w:r>
          <w:rPr>
            <w:noProof/>
            <w:webHidden/>
          </w:rPr>
          <w:fldChar w:fldCharType="begin"/>
        </w:r>
        <w:r w:rsidR="00BF1996">
          <w:rPr>
            <w:noProof/>
            <w:webHidden/>
          </w:rPr>
          <w:instrText xml:space="preserve"> PAGEREF _Toc430330770 \h </w:instrText>
        </w:r>
        <w:r>
          <w:rPr>
            <w:noProof/>
            <w:webHidden/>
          </w:rPr>
        </w:r>
        <w:r>
          <w:rPr>
            <w:noProof/>
            <w:webHidden/>
          </w:rPr>
          <w:fldChar w:fldCharType="separate"/>
        </w:r>
        <w:r w:rsidR="00BF1996">
          <w:rPr>
            <w:noProof/>
            <w:webHidden/>
          </w:rPr>
          <w:t>19</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1" w:history="1">
        <w:r w:rsidR="00BF1996" w:rsidRPr="00AD7463">
          <w:rPr>
            <w:rStyle w:val="Hyperlink"/>
            <w:noProof/>
          </w:rPr>
          <w:t>Table 4.18: Association Mapping Examples</w:t>
        </w:r>
        <w:r w:rsidR="00BF1996">
          <w:rPr>
            <w:noProof/>
            <w:webHidden/>
          </w:rPr>
          <w:tab/>
        </w:r>
        <w:r>
          <w:rPr>
            <w:noProof/>
            <w:webHidden/>
          </w:rPr>
          <w:fldChar w:fldCharType="begin"/>
        </w:r>
        <w:r w:rsidR="00BF1996">
          <w:rPr>
            <w:noProof/>
            <w:webHidden/>
          </w:rPr>
          <w:instrText xml:space="preserve"> PAGEREF _Toc430330771 \h </w:instrText>
        </w:r>
        <w:r>
          <w:rPr>
            <w:noProof/>
            <w:webHidden/>
          </w:rPr>
        </w:r>
        <w:r>
          <w:rPr>
            <w:noProof/>
            <w:webHidden/>
          </w:rPr>
          <w:fldChar w:fldCharType="separate"/>
        </w:r>
        <w:r w:rsidR="00BF1996">
          <w:rPr>
            <w:noProof/>
            <w:webHidden/>
          </w:rPr>
          <w:t>20</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2" w:history="1">
        <w:r w:rsidR="00BF1996" w:rsidRPr="00AD7463">
          <w:rPr>
            <w:rStyle w:val="Hyperlink"/>
            <w:noProof/>
          </w:rPr>
          <w:t>Table 4.19: Association Mapping Summary</w:t>
        </w:r>
        <w:r w:rsidR="00BF1996">
          <w:rPr>
            <w:noProof/>
            <w:webHidden/>
          </w:rPr>
          <w:tab/>
        </w:r>
        <w:r>
          <w:rPr>
            <w:noProof/>
            <w:webHidden/>
          </w:rPr>
          <w:fldChar w:fldCharType="begin"/>
        </w:r>
        <w:r w:rsidR="00BF1996">
          <w:rPr>
            <w:noProof/>
            <w:webHidden/>
          </w:rPr>
          <w:instrText xml:space="preserve"> PAGEREF _Toc430330772 \h </w:instrText>
        </w:r>
        <w:r>
          <w:rPr>
            <w:noProof/>
            <w:webHidden/>
          </w:rPr>
        </w:r>
        <w:r>
          <w:rPr>
            <w:noProof/>
            <w:webHidden/>
          </w:rPr>
          <w:fldChar w:fldCharType="separate"/>
        </w:r>
        <w:r w:rsidR="00BF1996">
          <w:rPr>
            <w:noProof/>
            <w:webHidden/>
          </w:rPr>
          <w:t>21</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3" w:history="1">
        <w:r w:rsidR="00BF1996" w:rsidRPr="00AD7463">
          <w:rPr>
            <w:rStyle w:val="Hyperlink"/>
            <w:noProof/>
          </w:rPr>
          <w:t>Table 4.20: UML Interface Mapping</w:t>
        </w:r>
        <w:r w:rsidR="00BF1996">
          <w:rPr>
            <w:noProof/>
            <w:webHidden/>
          </w:rPr>
          <w:tab/>
        </w:r>
        <w:r>
          <w:rPr>
            <w:noProof/>
            <w:webHidden/>
          </w:rPr>
          <w:fldChar w:fldCharType="begin"/>
        </w:r>
        <w:r w:rsidR="00BF1996">
          <w:rPr>
            <w:noProof/>
            <w:webHidden/>
          </w:rPr>
          <w:instrText xml:space="preserve"> PAGEREF _Toc430330773 \h </w:instrText>
        </w:r>
        <w:r>
          <w:rPr>
            <w:noProof/>
            <w:webHidden/>
          </w:rPr>
        </w:r>
        <w:r>
          <w:rPr>
            <w:noProof/>
            <w:webHidden/>
          </w:rPr>
          <w:fldChar w:fldCharType="separate"/>
        </w:r>
        <w:r w:rsidR="00BF1996">
          <w:rPr>
            <w:noProof/>
            <w:webHidden/>
          </w:rPr>
          <w:t>22</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4" w:history="1">
        <w:r w:rsidR="00BF1996" w:rsidRPr="00AD7463">
          <w:rPr>
            <w:rStyle w:val="Hyperlink"/>
            <w:noProof/>
          </w:rPr>
          <w:t>Table 4.21: Operation Mapping</w:t>
        </w:r>
        <w:r w:rsidR="00BF1996">
          <w:rPr>
            <w:noProof/>
            <w:webHidden/>
          </w:rPr>
          <w:tab/>
        </w:r>
        <w:r>
          <w:rPr>
            <w:noProof/>
            <w:webHidden/>
          </w:rPr>
          <w:fldChar w:fldCharType="begin"/>
        </w:r>
        <w:r w:rsidR="00BF1996">
          <w:rPr>
            <w:noProof/>
            <w:webHidden/>
          </w:rPr>
          <w:instrText xml:space="preserve"> PAGEREF _Toc430330774 \h </w:instrText>
        </w:r>
        <w:r>
          <w:rPr>
            <w:noProof/>
            <w:webHidden/>
          </w:rPr>
        </w:r>
        <w:r>
          <w:rPr>
            <w:noProof/>
            <w:webHidden/>
          </w:rPr>
          <w:fldChar w:fldCharType="separate"/>
        </w:r>
        <w:r w:rsidR="00BF1996">
          <w:rPr>
            <w:noProof/>
            <w:webHidden/>
          </w:rPr>
          <w:t>22</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5" w:history="1">
        <w:r w:rsidR="00BF1996" w:rsidRPr="00AD7463">
          <w:rPr>
            <w:rStyle w:val="Hyperlink"/>
            <w:noProof/>
          </w:rPr>
          <w:t>Table 4.22: Interface/Operation Mapping Example</w:t>
        </w:r>
        <w:r w:rsidR="00BF1996">
          <w:rPr>
            <w:noProof/>
            <w:webHidden/>
          </w:rPr>
          <w:tab/>
        </w:r>
        <w:r>
          <w:rPr>
            <w:noProof/>
            <w:webHidden/>
          </w:rPr>
          <w:fldChar w:fldCharType="begin"/>
        </w:r>
        <w:r w:rsidR="00BF1996">
          <w:rPr>
            <w:noProof/>
            <w:webHidden/>
          </w:rPr>
          <w:instrText xml:space="preserve"> PAGEREF _Toc430330775 \h </w:instrText>
        </w:r>
        <w:r>
          <w:rPr>
            <w:noProof/>
            <w:webHidden/>
          </w:rPr>
        </w:r>
        <w:r>
          <w:rPr>
            <w:noProof/>
            <w:webHidden/>
          </w:rPr>
          <w:fldChar w:fldCharType="separate"/>
        </w:r>
        <w:r w:rsidR="00BF1996">
          <w:rPr>
            <w:noProof/>
            <w:webHidden/>
          </w:rPr>
          <w:t>23</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6" w:history="1">
        <w:r w:rsidR="00BF1996" w:rsidRPr="00AD7463">
          <w:rPr>
            <w:rStyle w:val="Hyperlink"/>
            <w:noProof/>
          </w:rPr>
          <w:t>Table 4.23: Parameter Mapping</w:t>
        </w:r>
        <w:r w:rsidR="00BF1996">
          <w:rPr>
            <w:noProof/>
            <w:webHidden/>
          </w:rPr>
          <w:tab/>
        </w:r>
        <w:r>
          <w:rPr>
            <w:noProof/>
            <w:webHidden/>
          </w:rPr>
          <w:fldChar w:fldCharType="begin"/>
        </w:r>
        <w:r w:rsidR="00BF1996">
          <w:rPr>
            <w:noProof/>
            <w:webHidden/>
          </w:rPr>
          <w:instrText xml:space="preserve"> PAGEREF _Toc430330776 \h </w:instrText>
        </w:r>
        <w:r>
          <w:rPr>
            <w:noProof/>
            <w:webHidden/>
          </w:rPr>
        </w:r>
        <w:r>
          <w:rPr>
            <w:noProof/>
            <w:webHidden/>
          </w:rPr>
          <w:fldChar w:fldCharType="separate"/>
        </w:r>
        <w:r w:rsidR="00BF1996">
          <w:rPr>
            <w:noProof/>
            <w:webHidden/>
          </w:rPr>
          <w:t>23</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7" w:history="1">
        <w:r w:rsidR="00BF1996" w:rsidRPr="00AD7463">
          <w:rPr>
            <w:rStyle w:val="Hyperlink"/>
            <w:noProof/>
          </w:rPr>
          <w:t>Table 4.24: Interface/Operation/Parameter Mapping Example</w:t>
        </w:r>
        <w:r w:rsidR="00BF1996">
          <w:rPr>
            <w:noProof/>
            <w:webHidden/>
          </w:rPr>
          <w:tab/>
        </w:r>
        <w:r>
          <w:rPr>
            <w:noProof/>
            <w:webHidden/>
          </w:rPr>
          <w:fldChar w:fldCharType="begin"/>
        </w:r>
        <w:r w:rsidR="00BF1996">
          <w:rPr>
            <w:noProof/>
            <w:webHidden/>
          </w:rPr>
          <w:instrText xml:space="preserve"> PAGEREF _Toc430330777 \h </w:instrText>
        </w:r>
        <w:r>
          <w:rPr>
            <w:noProof/>
            <w:webHidden/>
          </w:rPr>
        </w:r>
        <w:r>
          <w:rPr>
            <w:noProof/>
            <w:webHidden/>
          </w:rPr>
          <w:fldChar w:fldCharType="separate"/>
        </w:r>
        <w:r w:rsidR="00BF1996">
          <w:rPr>
            <w:noProof/>
            <w:webHidden/>
          </w:rPr>
          <w:t>25</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8" w:history="1">
        <w:r w:rsidR="00BF1996" w:rsidRPr="00AD7463">
          <w:rPr>
            <w:rStyle w:val="Hyperlink"/>
            <w:noProof/>
          </w:rPr>
          <w:t>Table 4.25: Notification Mapping</w:t>
        </w:r>
        <w:r w:rsidR="00BF1996">
          <w:rPr>
            <w:noProof/>
            <w:webHidden/>
          </w:rPr>
          <w:tab/>
        </w:r>
        <w:r>
          <w:rPr>
            <w:noProof/>
            <w:webHidden/>
          </w:rPr>
          <w:fldChar w:fldCharType="begin"/>
        </w:r>
        <w:r w:rsidR="00BF1996">
          <w:rPr>
            <w:noProof/>
            <w:webHidden/>
          </w:rPr>
          <w:instrText xml:space="preserve"> PAGEREF _Toc430330778 \h </w:instrText>
        </w:r>
        <w:r>
          <w:rPr>
            <w:noProof/>
            <w:webHidden/>
          </w:rPr>
        </w:r>
        <w:r>
          <w:rPr>
            <w:noProof/>
            <w:webHidden/>
          </w:rPr>
          <w:fldChar w:fldCharType="separate"/>
        </w:r>
        <w:r w:rsidR="00BF1996">
          <w:rPr>
            <w:noProof/>
            <w:webHidden/>
          </w:rPr>
          <w:t>25</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79" w:history="1">
        <w:r w:rsidR="00BF1996" w:rsidRPr="00AD7463">
          <w:rPr>
            <w:rStyle w:val="Hyperlink"/>
            <w:noProof/>
          </w:rPr>
          <w:t>Table 4.26: Notification Mapping Example</w:t>
        </w:r>
        <w:r w:rsidR="00BF1996">
          <w:rPr>
            <w:noProof/>
            <w:webHidden/>
          </w:rPr>
          <w:tab/>
        </w:r>
        <w:r>
          <w:rPr>
            <w:noProof/>
            <w:webHidden/>
          </w:rPr>
          <w:fldChar w:fldCharType="begin"/>
        </w:r>
        <w:r w:rsidR="00BF1996">
          <w:rPr>
            <w:noProof/>
            <w:webHidden/>
          </w:rPr>
          <w:instrText xml:space="preserve"> PAGEREF _Toc430330779 \h </w:instrText>
        </w:r>
        <w:r>
          <w:rPr>
            <w:noProof/>
            <w:webHidden/>
          </w:rPr>
        </w:r>
        <w:r>
          <w:rPr>
            <w:noProof/>
            <w:webHidden/>
          </w:rPr>
          <w:fldChar w:fldCharType="separate"/>
        </w:r>
        <w:r w:rsidR="00BF1996">
          <w:rPr>
            <w:noProof/>
            <w:webHidden/>
          </w:rPr>
          <w:t>26</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80" w:history="1">
        <w:r w:rsidR="00BF1996" w:rsidRPr="00AD7463">
          <w:rPr>
            <w:rStyle w:val="Hyperlink"/>
            <w:noProof/>
          </w:rPr>
          <w:t>Table 4.27: Lifecycle Mapping</w:t>
        </w:r>
        <w:r w:rsidR="00BF1996">
          <w:rPr>
            <w:noProof/>
            <w:webHidden/>
          </w:rPr>
          <w:tab/>
        </w:r>
        <w:r>
          <w:rPr>
            <w:noProof/>
            <w:webHidden/>
          </w:rPr>
          <w:fldChar w:fldCharType="begin"/>
        </w:r>
        <w:r w:rsidR="00BF1996">
          <w:rPr>
            <w:noProof/>
            <w:webHidden/>
          </w:rPr>
          <w:instrText xml:space="preserve"> PAGEREF _Toc430330780 \h </w:instrText>
        </w:r>
        <w:r>
          <w:rPr>
            <w:noProof/>
            <w:webHidden/>
          </w:rPr>
        </w:r>
        <w:r>
          <w:rPr>
            <w:noProof/>
            <w:webHidden/>
          </w:rPr>
          <w:fldChar w:fldCharType="separate"/>
        </w:r>
        <w:r w:rsidR="00BF1996">
          <w:rPr>
            <w:noProof/>
            <w:webHidden/>
          </w:rPr>
          <w:t>26</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81" w:history="1">
        <w:r w:rsidR="00BF1996" w:rsidRPr="00AD7463">
          <w:rPr>
            <w:rStyle w:val="Hyperlink"/>
            <w:noProof/>
          </w:rPr>
          <w:t>Table 4.28: Other Mappings</w:t>
        </w:r>
        <w:r w:rsidR="00BF1996">
          <w:rPr>
            <w:noProof/>
            <w:webHidden/>
          </w:rPr>
          <w:tab/>
        </w:r>
        <w:r>
          <w:rPr>
            <w:noProof/>
            <w:webHidden/>
          </w:rPr>
          <w:fldChar w:fldCharType="begin"/>
        </w:r>
        <w:r w:rsidR="00BF1996">
          <w:rPr>
            <w:noProof/>
            <w:webHidden/>
          </w:rPr>
          <w:instrText xml:space="preserve"> PAGEREF _Toc430330781 \h </w:instrText>
        </w:r>
        <w:r>
          <w:rPr>
            <w:noProof/>
            <w:webHidden/>
          </w:rPr>
        </w:r>
        <w:r>
          <w:rPr>
            <w:noProof/>
            <w:webHidden/>
          </w:rPr>
          <w:fldChar w:fldCharType="separate"/>
        </w:r>
        <w:r w:rsidR="00BF1996">
          <w:rPr>
            <w:noProof/>
            <w:webHidden/>
          </w:rPr>
          <w:t>27</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82" w:history="1">
        <w:r w:rsidR="00BF1996" w:rsidRPr="00AD7463">
          <w:rPr>
            <w:rStyle w:val="Hyperlink"/>
            <w:noProof/>
          </w:rPr>
          <w:t>Table 4.29: IP Address Mapping Examples</w:t>
        </w:r>
        <w:r w:rsidR="00BF1996">
          <w:rPr>
            <w:noProof/>
            <w:webHidden/>
          </w:rPr>
          <w:tab/>
        </w:r>
        <w:r>
          <w:rPr>
            <w:noProof/>
            <w:webHidden/>
          </w:rPr>
          <w:fldChar w:fldCharType="begin"/>
        </w:r>
        <w:r w:rsidR="00BF1996">
          <w:rPr>
            <w:noProof/>
            <w:webHidden/>
          </w:rPr>
          <w:instrText xml:space="preserve"> PAGEREF _Toc430330782 \h </w:instrText>
        </w:r>
        <w:r>
          <w:rPr>
            <w:noProof/>
            <w:webHidden/>
          </w:rPr>
        </w:r>
        <w:r>
          <w:rPr>
            <w:noProof/>
            <w:webHidden/>
          </w:rPr>
          <w:fldChar w:fldCharType="separate"/>
        </w:r>
        <w:r w:rsidR="00BF1996">
          <w:rPr>
            <w:noProof/>
            <w:webHidden/>
          </w:rPr>
          <w:t>28</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83" w:history="1">
        <w:r w:rsidR="00BF1996" w:rsidRPr="00AD7463">
          <w:rPr>
            <w:rStyle w:val="Hyperlink"/>
            <w:noProof/>
          </w:rPr>
          <w:t>Table 4.30: Combination of Associations Mapping Examples</w:t>
        </w:r>
        <w:r w:rsidR="00BF1996">
          <w:rPr>
            <w:noProof/>
            <w:webHidden/>
          </w:rPr>
          <w:tab/>
        </w:r>
        <w:r>
          <w:rPr>
            <w:noProof/>
            <w:webHidden/>
          </w:rPr>
          <w:fldChar w:fldCharType="begin"/>
        </w:r>
        <w:r w:rsidR="00BF1996">
          <w:rPr>
            <w:noProof/>
            <w:webHidden/>
          </w:rPr>
          <w:instrText xml:space="preserve"> PAGEREF _Toc430330783 \h </w:instrText>
        </w:r>
        <w:r>
          <w:rPr>
            <w:noProof/>
            <w:webHidden/>
          </w:rPr>
        </w:r>
        <w:r>
          <w:rPr>
            <w:noProof/>
            <w:webHidden/>
          </w:rPr>
          <w:fldChar w:fldCharType="separate"/>
        </w:r>
        <w:r w:rsidR="00BF1996">
          <w:rPr>
            <w:noProof/>
            <w:webHidden/>
          </w:rPr>
          <w:t>29</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84" w:history="1">
        <w:r w:rsidR="00BF1996" w:rsidRPr="00AD7463">
          <w:rPr>
            <w:rStyle w:val="Hyperlink"/>
            <w:noProof/>
          </w:rPr>
          <w:t>Table 5.1: Recursion Mapping Examples</w:t>
        </w:r>
        <w:r w:rsidR="00BF1996">
          <w:rPr>
            <w:noProof/>
            <w:webHidden/>
          </w:rPr>
          <w:tab/>
        </w:r>
        <w:r>
          <w:rPr>
            <w:noProof/>
            <w:webHidden/>
          </w:rPr>
          <w:fldChar w:fldCharType="begin"/>
        </w:r>
        <w:r w:rsidR="00BF1996">
          <w:rPr>
            <w:noProof/>
            <w:webHidden/>
          </w:rPr>
          <w:instrText xml:space="preserve"> PAGEREF _Toc430330784 \h </w:instrText>
        </w:r>
        <w:r>
          <w:rPr>
            <w:noProof/>
            <w:webHidden/>
          </w:rPr>
        </w:r>
        <w:r>
          <w:rPr>
            <w:noProof/>
            <w:webHidden/>
          </w:rPr>
          <w:fldChar w:fldCharType="separate"/>
        </w:r>
        <w:r w:rsidR="00BF1996">
          <w:rPr>
            <w:noProof/>
            <w:webHidden/>
          </w:rPr>
          <w:t>31</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85" w:history="1">
        <w:r w:rsidR="00BF1996" w:rsidRPr="00AD7463">
          <w:rPr>
            <w:rStyle w:val="Hyperlink"/>
            <w:noProof/>
          </w:rPr>
          <w:t>Table 5.2: Mapping of Conditional Packages</w:t>
        </w:r>
        <w:r w:rsidR="00BF1996">
          <w:rPr>
            <w:noProof/>
            <w:webHidden/>
          </w:rPr>
          <w:tab/>
        </w:r>
        <w:r>
          <w:rPr>
            <w:noProof/>
            <w:webHidden/>
          </w:rPr>
          <w:fldChar w:fldCharType="begin"/>
        </w:r>
        <w:r w:rsidR="00BF1996">
          <w:rPr>
            <w:noProof/>
            <w:webHidden/>
          </w:rPr>
          <w:instrText xml:space="preserve"> PAGEREF _Toc430330785 \h </w:instrText>
        </w:r>
        <w:r>
          <w:rPr>
            <w:noProof/>
            <w:webHidden/>
          </w:rPr>
        </w:r>
        <w:r>
          <w:rPr>
            <w:noProof/>
            <w:webHidden/>
          </w:rPr>
          <w:fldChar w:fldCharType="separate"/>
        </w:r>
        <w:r w:rsidR="00BF1996">
          <w:rPr>
            <w:noProof/>
            <w:webHidden/>
          </w:rPr>
          <w:t>32</w:t>
        </w:r>
        <w:r>
          <w:rPr>
            <w:noProof/>
            <w:webHidden/>
          </w:rPr>
          <w:fldChar w:fldCharType="end"/>
        </w:r>
      </w:hyperlink>
    </w:p>
    <w:p w:rsidR="00BF1996" w:rsidRDefault="009D680C" w:rsidP="00BF1996">
      <w:pPr>
        <w:pStyle w:val="Abbildungsverzeichnis"/>
        <w:tabs>
          <w:tab w:val="right" w:leader="dot" w:pos="9350"/>
        </w:tabs>
        <w:spacing w:before="0" w:after="0"/>
        <w:rPr>
          <w:noProof/>
          <w:color w:val="auto"/>
          <w:sz w:val="22"/>
          <w:szCs w:val="22"/>
          <w:lang w:val="de-DE" w:eastAsia="de-DE"/>
        </w:rPr>
      </w:pPr>
      <w:hyperlink w:anchor="_Toc430330786" w:history="1">
        <w:r w:rsidR="00BF1996" w:rsidRPr="00AD7463">
          <w:rPr>
            <w:rStyle w:val="Hyperlink"/>
            <w:noProof/>
          </w:rPr>
          <w:t>Table 5.2: Support and Condition Mapping Example</w:t>
        </w:r>
        <w:r w:rsidR="00BF1996">
          <w:rPr>
            <w:noProof/>
            <w:webHidden/>
          </w:rPr>
          <w:tab/>
        </w:r>
        <w:r>
          <w:rPr>
            <w:noProof/>
            <w:webHidden/>
          </w:rPr>
          <w:fldChar w:fldCharType="begin"/>
        </w:r>
        <w:r w:rsidR="00BF1996">
          <w:rPr>
            <w:noProof/>
            <w:webHidden/>
          </w:rPr>
          <w:instrText xml:space="preserve"> PAGEREF _Toc430330786 \h </w:instrText>
        </w:r>
        <w:r>
          <w:rPr>
            <w:noProof/>
            <w:webHidden/>
          </w:rPr>
        </w:r>
        <w:r>
          <w:rPr>
            <w:noProof/>
            <w:webHidden/>
          </w:rPr>
          <w:fldChar w:fldCharType="separate"/>
        </w:r>
        <w:r w:rsidR="00BF1996">
          <w:rPr>
            <w:noProof/>
            <w:webHidden/>
          </w:rPr>
          <w:t>33</w:t>
        </w:r>
        <w:r>
          <w:rPr>
            <w:noProof/>
            <w:webHidden/>
          </w:rPr>
          <w:fldChar w:fldCharType="end"/>
        </w:r>
      </w:hyperlink>
    </w:p>
    <w:p w:rsidR="00D51EF8" w:rsidRPr="0048702A" w:rsidRDefault="009D680C" w:rsidP="00BF1996">
      <w:pPr>
        <w:spacing w:after="0"/>
      </w:pPr>
      <w:r>
        <w:fldChar w:fldCharType="end"/>
      </w:r>
    </w:p>
    <w:p w:rsidR="00A47F4D" w:rsidRPr="001D1C3F" w:rsidRDefault="00A47F4D" w:rsidP="009B6F01">
      <w:pPr>
        <w:pStyle w:val="Inhaltsverzeichnisberschrift"/>
        <w:outlineLvl w:val="0"/>
      </w:pPr>
      <w:r w:rsidRPr="001D1C3F">
        <w:t>Document History</w:t>
      </w:r>
    </w:p>
    <w:p w:rsidR="00A47F4D" w:rsidRPr="001D1C3F" w:rsidRDefault="00A47F4D" w:rsidP="00A47F4D"/>
    <w:tbl>
      <w:tblPr>
        <w:tblStyle w:val="Tabellengitternetz"/>
        <w:tblW w:w="0" w:type="auto"/>
        <w:tblLook w:val="01E0"/>
      </w:tblPr>
      <w:tblGrid>
        <w:gridCol w:w="883"/>
        <w:gridCol w:w="1493"/>
        <w:gridCol w:w="7200"/>
      </w:tblGrid>
      <w:tr w:rsidR="00A47F4D" w:rsidRPr="001D1C3F" w:rsidTr="0024027F">
        <w:trPr>
          <w:cantSplit/>
          <w:trHeight w:val="548"/>
        </w:trPr>
        <w:tc>
          <w:tcPr>
            <w:tcW w:w="883" w:type="dxa"/>
            <w:shd w:val="clear" w:color="auto" w:fill="FFFF99"/>
          </w:tcPr>
          <w:p w:rsidR="00A47F4D" w:rsidRPr="001D1C3F" w:rsidRDefault="00A47F4D" w:rsidP="0024027F">
            <w:pPr>
              <w:keepNext/>
              <w:spacing w:before="120" w:after="120"/>
              <w:rPr>
                <w:b/>
                <w:sz w:val="20"/>
                <w:szCs w:val="20"/>
              </w:rPr>
            </w:pPr>
            <w:r w:rsidRPr="001D1C3F">
              <w:rPr>
                <w:b/>
                <w:sz w:val="20"/>
                <w:szCs w:val="20"/>
              </w:rPr>
              <w:t>Version</w:t>
            </w:r>
          </w:p>
        </w:tc>
        <w:tc>
          <w:tcPr>
            <w:tcW w:w="1493" w:type="dxa"/>
            <w:shd w:val="clear" w:color="auto" w:fill="FFFF99"/>
          </w:tcPr>
          <w:p w:rsidR="00A47F4D" w:rsidRPr="001D1C3F" w:rsidRDefault="00A47F4D" w:rsidP="0024027F">
            <w:pPr>
              <w:keepNext/>
              <w:spacing w:before="120" w:after="120"/>
              <w:rPr>
                <w:b/>
                <w:sz w:val="20"/>
                <w:szCs w:val="20"/>
              </w:rPr>
            </w:pPr>
            <w:r w:rsidRPr="001D1C3F">
              <w:rPr>
                <w:b/>
                <w:sz w:val="20"/>
                <w:szCs w:val="20"/>
              </w:rPr>
              <w:t>Date</w:t>
            </w:r>
          </w:p>
        </w:tc>
        <w:tc>
          <w:tcPr>
            <w:tcW w:w="7200" w:type="dxa"/>
            <w:shd w:val="clear" w:color="auto" w:fill="FFFF99"/>
          </w:tcPr>
          <w:p w:rsidR="00A47F4D" w:rsidRPr="001D1C3F" w:rsidRDefault="00A47F4D" w:rsidP="0024027F">
            <w:pPr>
              <w:keepNext/>
              <w:spacing w:before="120" w:after="120"/>
              <w:rPr>
                <w:b/>
                <w:sz w:val="20"/>
                <w:szCs w:val="20"/>
              </w:rPr>
            </w:pPr>
            <w:r w:rsidRPr="001D1C3F">
              <w:rPr>
                <w:b/>
                <w:sz w:val="20"/>
                <w:szCs w:val="20"/>
              </w:rPr>
              <w:t>Description of Change</w:t>
            </w:r>
          </w:p>
        </w:tc>
      </w:tr>
      <w:tr w:rsidR="00A47F4D" w:rsidRPr="001D1C3F" w:rsidTr="0024027F">
        <w:trPr>
          <w:cantSplit/>
          <w:tblHeader w:val="off"/>
        </w:trPr>
        <w:tc>
          <w:tcPr>
            <w:tcW w:w="883" w:type="dxa"/>
          </w:tcPr>
          <w:p w:rsidR="00A47F4D" w:rsidRPr="001D1C3F" w:rsidRDefault="00A47F4D" w:rsidP="00A47F4D">
            <w:pPr>
              <w:spacing w:before="120" w:after="120"/>
              <w:rPr>
                <w:sz w:val="20"/>
                <w:szCs w:val="20"/>
              </w:rPr>
            </w:pPr>
            <w:r w:rsidRPr="001D1C3F">
              <w:rPr>
                <w:sz w:val="20"/>
                <w:szCs w:val="20"/>
              </w:rPr>
              <w:t>0.</w:t>
            </w:r>
            <w:r>
              <w:rPr>
                <w:sz w:val="20"/>
                <w:szCs w:val="20"/>
              </w:rPr>
              <w:t>0</w:t>
            </w:r>
          </w:p>
        </w:tc>
        <w:tc>
          <w:tcPr>
            <w:tcW w:w="1493" w:type="dxa"/>
          </w:tcPr>
          <w:p w:rsidR="00A47F4D" w:rsidRPr="001D1C3F" w:rsidRDefault="00A47F4D" w:rsidP="002B4ABD">
            <w:pPr>
              <w:spacing w:before="120" w:after="120"/>
              <w:rPr>
                <w:sz w:val="20"/>
                <w:szCs w:val="20"/>
              </w:rPr>
            </w:pPr>
            <w:r>
              <w:rPr>
                <w:sz w:val="20"/>
                <w:szCs w:val="20"/>
              </w:rPr>
              <w:t>April</w:t>
            </w:r>
            <w:r w:rsidRPr="001D1C3F">
              <w:rPr>
                <w:sz w:val="20"/>
                <w:szCs w:val="20"/>
              </w:rPr>
              <w:t xml:space="preserve"> </w:t>
            </w:r>
            <w:r>
              <w:rPr>
                <w:sz w:val="20"/>
                <w:szCs w:val="20"/>
              </w:rPr>
              <w:t>2</w:t>
            </w:r>
            <w:r w:rsidRPr="001D1C3F">
              <w:rPr>
                <w:sz w:val="20"/>
                <w:szCs w:val="20"/>
              </w:rPr>
              <w:t>4, 201</w:t>
            </w:r>
            <w:r>
              <w:rPr>
                <w:sz w:val="20"/>
                <w:szCs w:val="20"/>
              </w:rPr>
              <w:t>5</w:t>
            </w:r>
          </w:p>
        </w:tc>
        <w:tc>
          <w:tcPr>
            <w:tcW w:w="7200" w:type="dxa"/>
          </w:tcPr>
          <w:p w:rsidR="00A47F4D" w:rsidRPr="001D1C3F" w:rsidRDefault="00A47F4D" w:rsidP="00A47F4D">
            <w:pPr>
              <w:spacing w:before="120" w:after="120"/>
              <w:rPr>
                <w:sz w:val="20"/>
                <w:szCs w:val="20"/>
              </w:rPr>
            </w:pPr>
            <w:r w:rsidRPr="001D1C3F">
              <w:rPr>
                <w:sz w:val="20"/>
                <w:szCs w:val="20"/>
              </w:rPr>
              <w:t>Initial version.</w:t>
            </w:r>
          </w:p>
        </w:tc>
      </w:tr>
      <w:tr w:rsidR="00A47F4D" w:rsidRPr="001D1C3F" w:rsidTr="0024027F">
        <w:trPr>
          <w:tblHeader w:val="off"/>
        </w:trPr>
        <w:tc>
          <w:tcPr>
            <w:tcW w:w="883" w:type="dxa"/>
          </w:tcPr>
          <w:p w:rsidR="00A47F4D" w:rsidRPr="001D1C3F" w:rsidRDefault="00A47F4D" w:rsidP="00A47F4D">
            <w:pPr>
              <w:spacing w:before="120" w:after="120"/>
              <w:rPr>
                <w:sz w:val="20"/>
                <w:szCs w:val="20"/>
              </w:rPr>
            </w:pPr>
            <w:r>
              <w:rPr>
                <w:sz w:val="20"/>
                <w:szCs w:val="20"/>
              </w:rPr>
              <w:t>0.1</w:t>
            </w:r>
          </w:p>
        </w:tc>
        <w:tc>
          <w:tcPr>
            <w:tcW w:w="1493" w:type="dxa"/>
          </w:tcPr>
          <w:p w:rsidR="00A47F4D" w:rsidRPr="001D1C3F" w:rsidRDefault="00DA6923" w:rsidP="008136FF">
            <w:pPr>
              <w:spacing w:before="120" w:after="120"/>
              <w:rPr>
                <w:sz w:val="20"/>
                <w:szCs w:val="20"/>
              </w:rPr>
            </w:pPr>
            <w:r>
              <w:rPr>
                <w:sz w:val="20"/>
                <w:szCs w:val="20"/>
              </w:rPr>
              <w:t>May</w:t>
            </w:r>
            <w:r w:rsidR="00A47F4D">
              <w:rPr>
                <w:sz w:val="20"/>
                <w:szCs w:val="20"/>
              </w:rPr>
              <w:t xml:space="preserve"> 2</w:t>
            </w:r>
            <w:r w:rsidR="008136FF">
              <w:rPr>
                <w:sz w:val="20"/>
                <w:szCs w:val="20"/>
              </w:rPr>
              <w:t>9</w:t>
            </w:r>
            <w:r w:rsidR="00A47F4D">
              <w:rPr>
                <w:sz w:val="20"/>
                <w:szCs w:val="20"/>
              </w:rPr>
              <w:t>, 2015</w:t>
            </w:r>
          </w:p>
        </w:tc>
        <w:tc>
          <w:tcPr>
            <w:tcW w:w="7200" w:type="dxa"/>
          </w:tcPr>
          <w:p w:rsidR="00A47F4D" w:rsidRPr="001D1C3F" w:rsidRDefault="00F73203" w:rsidP="008136FF">
            <w:pPr>
              <w:spacing w:before="120" w:after="120"/>
              <w:rPr>
                <w:sz w:val="20"/>
                <w:szCs w:val="20"/>
              </w:rPr>
            </w:pPr>
            <w:r>
              <w:rPr>
                <w:sz w:val="20"/>
                <w:szCs w:val="20"/>
              </w:rPr>
              <w:t xml:space="preserve">All defined YANG </w:t>
            </w:r>
            <w:proofErr w:type="spellStart"/>
            <w:r>
              <w:rPr>
                <w:sz w:val="20"/>
                <w:szCs w:val="20"/>
              </w:rPr>
              <w:t>substatements</w:t>
            </w:r>
            <w:proofErr w:type="spellEnd"/>
            <w:r>
              <w:rPr>
                <w:sz w:val="20"/>
                <w:szCs w:val="20"/>
              </w:rPr>
              <w:t xml:space="preserve"> added to the mapping tables.</w:t>
            </w:r>
            <w:r>
              <w:rPr>
                <w:sz w:val="20"/>
                <w:szCs w:val="20"/>
              </w:rPr>
              <w:br/>
              <w:t xml:space="preserve">Mapping tables for individual types are added to section </w:t>
            </w:r>
            <w:r w:rsidR="009D680C">
              <w:rPr>
                <w:sz w:val="20"/>
                <w:szCs w:val="20"/>
              </w:rPr>
              <w:fldChar w:fldCharType="begin"/>
            </w:r>
            <w:r>
              <w:rPr>
                <w:sz w:val="20"/>
                <w:szCs w:val="20"/>
              </w:rPr>
              <w:instrText xml:space="preserve"> REF _Ref420596723 \r \h </w:instrText>
            </w:r>
            <w:r w:rsidR="009D680C">
              <w:rPr>
                <w:sz w:val="20"/>
                <w:szCs w:val="20"/>
              </w:rPr>
            </w:r>
            <w:r w:rsidR="009D680C">
              <w:rPr>
                <w:sz w:val="20"/>
                <w:szCs w:val="20"/>
              </w:rPr>
              <w:fldChar w:fldCharType="separate"/>
            </w:r>
            <w:r w:rsidR="00745A31">
              <w:rPr>
                <w:sz w:val="20"/>
                <w:szCs w:val="20"/>
              </w:rPr>
              <w:t>4.3</w:t>
            </w:r>
            <w:r w:rsidR="009D680C">
              <w:rPr>
                <w:sz w:val="20"/>
                <w:szCs w:val="20"/>
              </w:rPr>
              <w:fldChar w:fldCharType="end"/>
            </w:r>
            <w:r>
              <w:rPr>
                <w:sz w:val="20"/>
                <w:szCs w:val="20"/>
              </w:rPr>
              <w:t>.</w:t>
            </w:r>
            <w:r w:rsidR="00FC739B">
              <w:rPr>
                <w:sz w:val="20"/>
                <w:szCs w:val="20"/>
              </w:rPr>
              <w:br/>
            </w:r>
            <w:r w:rsidR="00FC739B" w:rsidRPr="00FC739B">
              <w:rPr>
                <w:sz w:val="20"/>
                <w:szCs w:val="20"/>
              </w:rPr>
              <w:lastRenderedPageBreak/>
              <w:t xml:space="preserve">Association </w:t>
            </w:r>
            <w:r w:rsidR="00FC739B">
              <w:rPr>
                <w:sz w:val="20"/>
                <w:szCs w:val="20"/>
              </w:rPr>
              <w:t>m</w:t>
            </w:r>
            <w:r w:rsidR="00FC739B" w:rsidRPr="00FC739B">
              <w:rPr>
                <w:sz w:val="20"/>
                <w:szCs w:val="20"/>
              </w:rPr>
              <w:t xml:space="preserve">apping </w:t>
            </w:r>
            <w:r w:rsidR="00FC739B">
              <w:rPr>
                <w:sz w:val="20"/>
                <w:szCs w:val="20"/>
              </w:rPr>
              <w:t>e</w:t>
            </w:r>
            <w:r w:rsidR="00FC739B" w:rsidRPr="00FC739B">
              <w:rPr>
                <w:sz w:val="20"/>
                <w:szCs w:val="20"/>
              </w:rPr>
              <w:t>xamples</w:t>
            </w:r>
            <w:r w:rsidR="00FC739B">
              <w:rPr>
                <w:sz w:val="20"/>
                <w:szCs w:val="20"/>
              </w:rPr>
              <w:t xml:space="preserve"> added to section </w:t>
            </w:r>
            <w:r w:rsidR="009D680C">
              <w:rPr>
                <w:sz w:val="20"/>
                <w:szCs w:val="20"/>
              </w:rPr>
              <w:fldChar w:fldCharType="begin"/>
            </w:r>
            <w:r w:rsidR="00FC739B">
              <w:rPr>
                <w:sz w:val="20"/>
                <w:szCs w:val="20"/>
              </w:rPr>
              <w:instrText xml:space="preserve"> REF _Ref420596776 \r \h </w:instrText>
            </w:r>
            <w:r w:rsidR="009D680C">
              <w:rPr>
                <w:sz w:val="20"/>
                <w:szCs w:val="20"/>
              </w:rPr>
            </w:r>
            <w:r w:rsidR="009D680C">
              <w:rPr>
                <w:sz w:val="20"/>
                <w:szCs w:val="20"/>
              </w:rPr>
              <w:fldChar w:fldCharType="separate"/>
            </w:r>
            <w:r w:rsidR="00745A31">
              <w:rPr>
                <w:sz w:val="20"/>
                <w:szCs w:val="20"/>
              </w:rPr>
              <w:t>4.4</w:t>
            </w:r>
            <w:r w:rsidR="009D680C">
              <w:rPr>
                <w:sz w:val="20"/>
                <w:szCs w:val="20"/>
              </w:rPr>
              <w:fldChar w:fldCharType="end"/>
            </w:r>
            <w:r w:rsidR="00FC739B">
              <w:rPr>
                <w:sz w:val="20"/>
                <w:szCs w:val="20"/>
              </w:rPr>
              <w:t>.</w:t>
            </w:r>
            <w:r w:rsidR="00FC739B">
              <w:rPr>
                <w:sz w:val="20"/>
                <w:szCs w:val="20"/>
              </w:rPr>
              <w:br/>
              <w:t>New section added for “</w:t>
            </w:r>
            <w:r w:rsidR="00FC739B" w:rsidRPr="00A47F4D">
              <w:rPr>
                <w:sz w:val="20"/>
                <w:szCs w:val="20"/>
              </w:rPr>
              <w:t xml:space="preserve">UML Conditional </w:t>
            </w:r>
            <w:proofErr w:type="spellStart"/>
            <w:r w:rsidR="00FC739B" w:rsidRPr="00A47F4D">
              <w:rPr>
                <w:sz w:val="20"/>
                <w:szCs w:val="20"/>
              </w:rPr>
              <w:t>Pacs</w:t>
            </w:r>
            <w:proofErr w:type="spellEnd"/>
            <w:r w:rsidR="00FC739B">
              <w:rPr>
                <w:sz w:val="20"/>
                <w:szCs w:val="20"/>
              </w:rPr>
              <w:t>” (</w:t>
            </w:r>
            <w:r w:rsidR="009D680C">
              <w:rPr>
                <w:sz w:val="20"/>
                <w:szCs w:val="20"/>
              </w:rPr>
              <w:fldChar w:fldCharType="begin"/>
            </w:r>
            <w:r w:rsidR="00FC739B">
              <w:rPr>
                <w:sz w:val="20"/>
                <w:szCs w:val="20"/>
              </w:rPr>
              <w:instrText xml:space="preserve"> REF _Ref420586546 \r \h </w:instrText>
            </w:r>
            <w:r w:rsidR="009D680C">
              <w:rPr>
                <w:sz w:val="20"/>
                <w:szCs w:val="20"/>
              </w:rPr>
            </w:r>
            <w:r w:rsidR="009D680C">
              <w:rPr>
                <w:sz w:val="20"/>
                <w:szCs w:val="20"/>
              </w:rPr>
              <w:fldChar w:fldCharType="separate"/>
            </w:r>
            <w:r w:rsidR="00745A31">
              <w:rPr>
                <w:sz w:val="20"/>
                <w:szCs w:val="20"/>
              </w:rPr>
              <w:t>0</w:t>
            </w:r>
            <w:r w:rsidR="009D680C">
              <w:rPr>
                <w:sz w:val="20"/>
                <w:szCs w:val="20"/>
              </w:rPr>
              <w:fldChar w:fldCharType="end"/>
            </w:r>
            <w:r w:rsidR="00FC739B">
              <w:rPr>
                <w:sz w:val="20"/>
                <w:szCs w:val="20"/>
              </w:rPr>
              <w:t>).</w:t>
            </w:r>
            <w:r w:rsidR="00FC739B">
              <w:rPr>
                <w:sz w:val="20"/>
                <w:szCs w:val="20"/>
              </w:rPr>
              <w:br/>
              <w:t>New placeholder section added for “XOR Relationships” (</w:t>
            </w:r>
            <w:r w:rsidR="009D680C">
              <w:rPr>
                <w:sz w:val="20"/>
                <w:szCs w:val="20"/>
              </w:rPr>
              <w:fldChar w:fldCharType="begin"/>
            </w:r>
            <w:r w:rsidR="00FC739B">
              <w:rPr>
                <w:sz w:val="20"/>
                <w:szCs w:val="20"/>
              </w:rPr>
              <w:instrText xml:space="preserve"> REF _Ref420586532 \r \h </w:instrText>
            </w:r>
            <w:r w:rsidR="009D680C">
              <w:rPr>
                <w:sz w:val="20"/>
                <w:szCs w:val="20"/>
              </w:rPr>
            </w:r>
            <w:r w:rsidR="009D680C">
              <w:rPr>
                <w:sz w:val="20"/>
                <w:szCs w:val="20"/>
              </w:rPr>
              <w:fldChar w:fldCharType="separate"/>
            </w:r>
            <w:r w:rsidR="00745A31">
              <w:rPr>
                <w:sz w:val="20"/>
                <w:szCs w:val="20"/>
              </w:rPr>
              <w:t>5.3</w:t>
            </w:r>
            <w:r w:rsidR="009D680C">
              <w:rPr>
                <w:sz w:val="20"/>
                <w:szCs w:val="20"/>
              </w:rPr>
              <w:fldChar w:fldCharType="end"/>
            </w:r>
            <w:r w:rsidR="00FC739B">
              <w:rPr>
                <w:sz w:val="20"/>
                <w:szCs w:val="20"/>
              </w:rPr>
              <w:t>).</w:t>
            </w:r>
          </w:p>
        </w:tc>
      </w:tr>
      <w:tr w:rsidR="006645BA" w:rsidRPr="001D1C3F" w:rsidTr="00F447E0">
        <w:tblPrEx>
          <w:tblLook w:val="04A0"/>
        </w:tblPrEx>
        <w:trPr>
          <w:tblHeader w:val="off"/>
        </w:trPr>
        <w:tc>
          <w:tcPr>
            <w:tcW w:w="883" w:type="dxa"/>
          </w:tcPr>
          <w:p w:rsidR="006645BA" w:rsidRPr="001D1C3F" w:rsidRDefault="006645BA" w:rsidP="006645BA">
            <w:pPr>
              <w:spacing w:before="120" w:after="120"/>
              <w:rPr>
                <w:sz w:val="20"/>
                <w:szCs w:val="20"/>
              </w:rPr>
            </w:pPr>
            <w:r>
              <w:rPr>
                <w:sz w:val="20"/>
                <w:szCs w:val="20"/>
              </w:rPr>
              <w:lastRenderedPageBreak/>
              <w:t>0.2</w:t>
            </w:r>
          </w:p>
        </w:tc>
        <w:tc>
          <w:tcPr>
            <w:tcW w:w="1493" w:type="dxa"/>
          </w:tcPr>
          <w:p w:rsidR="006645BA" w:rsidRPr="001D1C3F" w:rsidRDefault="009B7E60" w:rsidP="00F55527">
            <w:pPr>
              <w:spacing w:before="120" w:after="120"/>
              <w:rPr>
                <w:sz w:val="20"/>
                <w:szCs w:val="20"/>
              </w:rPr>
            </w:pPr>
            <w:r>
              <w:rPr>
                <w:sz w:val="20"/>
                <w:szCs w:val="20"/>
              </w:rPr>
              <w:t>July</w:t>
            </w:r>
            <w:r w:rsidR="006645BA">
              <w:rPr>
                <w:sz w:val="20"/>
                <w:szCs w:val="20"/>
              </w:rPr>
              <w:t xml:space="preserve"> </w:t>
            </w:r>
            <w:r w:rsidR="003B13DA">
              <w:rPr>
                <w:sz w:val="20"/>
                <w:szCs w:val="20"/>
              </w:rPr>
              <w:t>2</w:t>
            </w:r>
            <w:r w:rsidR="00F55527">
              <w:rPr>
                <w:sz w:val="20"/>
                <w:szCs w:val="20"/>
              </w:rPr>
              <w:t>4</w:t>
            </w:r>
            <w:r w:rsidR="006645BA">
              <w:rPr>
                <w:sz w:val="20"/>
                <w:szCs w:val="20"/>
              </w:rPr>
              <w:t>, 2015</w:t>
            </w:r>
          </w:p>
        </w:tc>
        <w:tc>
          <w:tcPr>
            <w:tcW w:w="7200" w:type="dxa"/>
          </w:tcPr>
          <w:p w:rsidR="006645BA" w:rsidRPr="001D1C3F" w:rsidRDefault="006645BA" w:rsidP="003B13DA">
            <w:pPr>
              <w:spacing w:before="120" w:after="120"/>
              <w:rPr>
                <w:sz w:val="20"/>
                <w:szCs w:val="20"/>
              </w:rPr>
            </w:pPr>
            <w:r>
              <w:rPr>
                <w:sz w:val="20"/>
                <w:szCs w:val="20"/>
              </w:rPr>
              <w:t>All change marks from version 0.1 accepted.</w:t>
            </w:r>
            <w:r>
              <w:rPr>
                <w:sz w:val="20"/>
                <w:szCs w:val="20"/>
              </w:rPr>
              <w:br/>
              <w:t>Contain changes made during the F2F Darmstadt Meeting.</w:t>
            </w:r>
            <w:r w:rsidR="00A7542F">
              <w:rPr>
                <w:sz w:val="20"/>
                <w:szCs w:val="20"/>
              </w:rPr>
              <w:br/>
              <w:t>Section on XMI differences deleted.</w:t>
            </w:r>
            <w:r w:rsidR="00B1690F">
              <w:rPr>
                <w:sz w:val="20"/>
                <w:szCs w:val="20"/>
              </w:rPr>
              <w:br/>
              <w:t xml:space="preserve">Proposals for </w:t>
            </w:r>
            <w:r w:rsidR="00A7542F">
              <w:rPr>
                <w:sz w:val="20"/>
                <w:szCs w:val="20"/>
              </w:rPr>
              <w:t xml:space="preserve">mapping of </w:t>
            </w:r>
            <w:r w:rsidR="00B1690F">
              <w:rPr>
                <w:sz w:val="20"/>
                <w:szCs w:val="20"/>
              </w:rPr>
              <w:t xml:space="preserve">recursion added in section </w:t>
            </w:r>
            <w:r w:rsidR="009D680C">
              <w:rPr>
                <w:sz w:val="20"/>
                <w:szCs w:val="20"/>
              </w:rPr>
              <w:fldChar w:fldCharType="begin"/>
            </w:r>
            <w:r w:rsidR="00B1690F">
              <w:rPr>
                <w:sz w:val="20"/>
                <w:szCs w:val="20"/>
              </w:rPr>
              <w:instrText xml:space="preserve"> REF _Ref422895685 \r \h </w:instrText>
            </w:r>
            <w:r w:rsidR="009D680C">
              <w:rPr>
                <w:sz w:val="20"/>
                <w:szCs w:val="20"/>
              </w:rPr>
            </w:r>
            <w:r w:rsidR="009D680C">
              <w:rPr>
                <w:sz w:val="20"/>
                <w:szCs w:val="20"/>
              </w:rPr>
              <w:fldChar w:fldCharType="separate"/>
            </w:r>
            <w:r w:rsidR="00745A31">
              <w:rPr>
                <w:sz w:val="20"/>
                <w:szCs w:val="20"/>
              </w:rPr>
              <w:t>5.1</w:t>
            </w:r>
            <w:r w:rsidR="009D680C">
              <w:rPr>
                <w:sz w:val="20"/>
                <w:szCs w:val="20"/>
              </w:rPr>
              <w:fldChar w:fldCharType="end"/>
            </w:r>
            <w:r w:rsidR="00B1690F">
              <w:rPr>
                <w:sz w:val="20"/>
                <w:szCs w:val="20"/>
              </w:rPr>
              <w:t>.</w:t>
            </w:r>
            <w:r w:rsidR="009B7E60">
              <w:rPr>
                <w:sz w:val="20"/>
                <w:szCs w:val="20"/>
              </w:rPr>
              <w:br/>
              <w:t>Comments provided by Victor taken into account.</w:t>
            </w:r>
            <w:r w:rsidR="003B13DA">
              <w:rPr>
                <w:sz w:val="20"/>
                <w:szCs w:val="20"/>
              </w:rPr>
              <w:br/>
              <w:t>Object class mapping updated based on comments made on the IETF contribution.</w:t>
            </w:r>
          </w:p>
        </w:tc>
      </w:tr>
      <w:tr w:rsidR="00937BF1" w:rsidRPr="00E35825" w:rsidTr="00F447E0">
        <w:tblPrEx>
          <w:tblLook w:val="04A0"/>
        </w:tblPrEx>
        <w:trPr>
          <w:tblHeader w:val="off"/>
        </w:trPr>
        <w:tc>
          <w:tcPr>
            <w:tcW w:w="883" w:type="dxa"/>
          </w:tcPr>
          <w:p w:rsidR="00937BF1" w:rsidRPr="00E35825" w:rsidRDefault="00937BF1" w:rsidP="00937BF1">
            <w:pPr>
              <w:spacing w:before="120" w:after="120"/>
              <w:rPr>
                <w:sz w:val="20"/>
                <w:szCs w:val="20"/>
              </w:rPr>
            </w:pPr>
            <w:r w:rsidRPr="00E35825">
              <w:rPr>
                <w:sz w:val="20"/>
                <w:szCs w:val="20"/>
              </w:rPr>
              <w:t>0.3</w:t>
            </w:r>
          </w:p>
        </w:tc>
        <w:tc>
          <w:tcPr>
            <w:tcW w:w="1493" w:type="dxa"/>
          </w:tcPr>
          <w:p w:rsidR="00937BF1" w:rsidRPr="00E35825" w:rsidRDefault="002B4ABD" w:rsidP="00BC7ADB">
            <w:pPr>
              <w:spacing w:before="120" w:after="120"/>
              <w:rPr>
                <w:sz w:val="20"/>
                <w:szCs w:val="20"/>
              </w:rPr>
            </w:pPr>
            <w:r w:rsidRPr="00E35825">
              <w:rPr>
                <w:sz w:val="20"/>
                <w:szCs w:val="20"/>
              </w:rPr>
              <w:t>Aug. 1</w:t>
            </w:r>
            <w:r w:rsidR="00BC7ADB">
              <w:rPr>
                <w:sz w:val="20"/>
                <w:szCs w:val="20"/>
              </w:rPr>
              <w:t>8</w:t>
            </w:r>
            <w:r w:rsidR="00937BF1" w:rsidRPr="00E35825">
              <w:rPr>
                <w:sz w:val="20"/>
                <w:szCs w:val="20"/>
              </w:rPr>
              <w:t>, 2015</w:t>
            </w:r>
          </w:p>
        </w:tc>
        <w:tc>
          <w:tcPr>
            <w:tcW w:w="7200" w:type="dxa"/>
          </w:tcPr>
          <w:p w:rsidR="002C1987" w:rsidRPr="00E35825" w:rsidRDefault="00937BF1" w:rsidP="009A4682">
            <w:pPr>
              <w:spacing w:before="120" w:after="120"/>
              <w:rPr>
                <w:sz w:val="20"/>
                <w:szCs w:val="20"/>
              </w:rPr>
            </w:pPr>
            <w:r w:rsidRPr="00E35825">
              <w:rPr>
                <w:sz w:val="20"/>
                <w:szCs w:val="20"/>
              </w:rPr>
              <w:t>All change marks from version 0.2 accepted.</w:t>
            </w:r>
            <w:r w:rsidRPr="00E35825">
              <w:rPr>
                <w:sz w:val="20"/>
                <w:szCs w:val="20"/>
              </w:rPr>
              <w:br/>
            </w:r>
            <w:r w:rsidR="000C3DDE" w:rsidRPr="00E35825">
              <w:rPr>
                <w:sz w:val="20"/>
                <w:szCs w:val="20"/>
              </w:rPr>
              <w:t xml:space="preserve">Comments provided by </w:t>
            </w:r>
            <w:proofErr w:type="spellStart"/>
            <w:r w:rsidR="000C3DDE" w:rsidRPr="00E35825">
              <w:rPr>
                <w:sz w:val="20"/>
                <w:szCs w:val="20"/>
              </w:rPr>
              <w:t>Yun</w:t>
            </w:r>
            <w:proofErr w:type="spellEnd"/>
            <w:r w:rsidR="000C3DDE" w:rsidRPr="00E35825">
              <w:rPr>
                <w:sz w:val="20"/>
                <w:szCs w:val="20"/>
              </w:rPr>
              <w:t xml:space="preserve"> Xiang on pre- and post-conditions taken into account.</w:t>
            </w:r>
            <w:r w:rsidR="000C3DDE" w:rsidRPr="00E35825">
              <w:rPr>
                <w:sz w:val="20"/>
                <w:szCs w:val="20"/>
              </w:rPr>
              <w:br/>
            </w:r>
            <w:r w:rsidR="001A7A6E" w:rsidRPr="00E35825">
              <w:rPr>
                <w:sz w:val="20"/>
                <w:szCs w:val="20"/>
              </w:rPr>
              <w:t xml:space="preserve">Open Model Profile YANG Extensions module added in section </w:t>
            </w:r>
            <w:fldSimple w:instr=" REF _Ref425859977 \n \h  \* MERGEFORMAT ">
              <w:r w:rsidR="00745A31" w:rsidRPr="00745A31">
                <w:rPr>
                  <w:sz w:val="20"/>
                  <w:szCs w:val="20"/>
                </w:rPr>
                <w:t>6.2</w:t>
              </w:r>
            </w:fldSimple>
            <w:r w:rsidR="001A7A6E" w:rsidRPr="00E35825">
              <w:rPr>
                <w:sz w:val="20"/>
                <w:szCs w:val="20"/>
              </w:rPr>
              <w:t>.</w:t>
            </w:r>
            <w:r w:rsidR="002B4ABD" w:rsidRPr="00E35825">
              <w:rPr>
                <w:sz w:val="20"/>
                <w:szCs w:val="20"/>
              </w:rPr>
              <w:br/>
              <w:t xml:space="preserve">Link to new draft YANG package statement added in section </w:t>
            </w:r>
            <w:fldSimple w:instr=" REF _Ref426973389 \n \h  \* MERGEFORMAT ">
              <w:r w:rsidR="00745A31" w:rsidRPr="00745A31">
                <w:rPr>
                  <w:sz w:val="20"/>
                  <w:szCs w:val="20"/>
                </w:rPr>
                <w:t>4.11.3</w:t>
              </w:r>
            </w:fldSimple>
            <w:r w:rsidR="002B4ABD" w:rsidRPr="00E35825">
              <w:rPr>
                <w:sz w:val="20"/>
                <w:szCs w:val="20"/>
              </w:rPr>
              <w:t>.</w:t>
            </w:r>
            <w:r w:rsidR="006A78F1" w:rsidRPr="00E35825">
              <w:rPr>
                <w:sz w:val="20"/>
                <w:szCs w:val="20"/>
              </w:rPr>
              <w:br/>
              <w:t xml:space="preserve">Comments provided by </w:t>
            </w:r>
            <w:proofErr w:type="spellStart"/>
            <w:r w:rsidR="00B36656" w:rsidRPr="00E35825">
              <w:rPr>
                <w:sz w:val="20"/>
                <w:szCs w:val="20"/>
              </w:rPr>
              <w:t>Italo</w:t>
            </w:r>
            <w:proofErr w:type="spellEnd"/>
            <w:r w:rsidR="00B36656" w:rsidRPr="00E35825">
              <w:rPr>
                <w:sz w:val="20"/>
                <w:szCs w:val="20"/>
              </w:rPr>
              <w:t xml:space="preserve"> </w:t>
            </w:r>
            <w:proofErr w:type="spellStart"/>
            <w:r w:rsidR="00B36656" w:rsidRPr="00E35825">
              <w:rPr>
                <w:sz w:val="20"/>
                <w:szCs w:val="20"/>
              </w:rPr>
              <w:t>Busi</w:t>
            </w:r>
            <w:proofErr w:type="spellEnd"/>
            <w:r w:rsidR="006A78F1" w:rsidRPr="00E35825">
              <w:rPr>
                <w:sz w:val="20"/>
                <w:szCs w:val="20"/>
              </w:rPr>
              <w:t xml:space="preserve"> on the </w:t>
            </w:r>
            <w:proofErr w:type="spellStart"/>
            <w:r w:rsidR="006A78F1" w:rsidRPr="00E35825">
              <w:rPr>
                <w:sz w:val="20"/>
                <w:szCs w:val="20"/>
              </w:rPr>
              <w:t>netmod</w:t>
            </w:r>
            <w:proofErr w:type="spellEnd"/>
            <w:r w:rsidR="006A78F1" w:rsidRPr="00E35825">
              <w:rPr>
                <w:sz w:val="20"/>
                <w:szCs w:val="20"/>
              </w:rPr>
              <w:t xml:space="preserve"> list taken into account.</w:t>
            </w:r>
            <w:r w:rsidR="006A78F1" w:rsidRPr="00E35825">
              <w:rPr>
                <w:sz w:val="20"/>
                <w:szCs w:val="20"/>
              </w:rPr>
              <w:br/>
            </w:r>
            <w:r w:rsidR="00B36656" w:rsidRPr="00E35825">
              <w:rPr>
                <w:sz w:val="20"/>
                <w:szCs w:val="20"/>
              </w:rPr>
              <w:t xml:space="preserve">Comments provided by Ari Mark </w:t>
            </w:r>
            <w:proofErr w:type="spellStart"/>
            <w:r w:rsidR="00B36656" w:rsidRPr="00E35825">
              <w:rPr>
                <w:sz w:val="20"/>
                <w:szCs w:val="20"/>
              </w:rPr>
              <w:t>Sodhi</w:t>
            </w:r>
            <w:proofErr w:type="spellEnd"/>
            <w:r w:rsidR="00B36656" w:rsidRPr="00E35825">
              <w:rPr>
                <w:sz w:val="20"/>
                <w:szCs w:val="20"/>
              </w:rPr>
              <w:t xml:space="preserve"> on the </w:t>
            </w:r>
            <w:proofErr w:type="spellStart"/>
            <w:r w:rsidR="00B36656" w:rsidRPr="00E35825">
              <w:rPr>
                <w:sz w:val="20"/>
                <w:szCs w:val="20"/>
              </w:rPr>
              <w:t>netmod</w:t>
            </w:r>
            <w:proofErr w:type="spellEnd"/>
            <w:r w:rsidR="00B36656" w:rsidRPr="00E35825">
              <w:rPr>
                <w:sz w:val="20"/>
                <w:szCs w:val="20"/>
              </w:rPr>
              <w:t xml:space="preserve"> list taken into account.</w:t>
            </w:r>
            <w:r w:rsidR="002C1987" w:rsidRPr="00E35825">
              <w:rPr>
                <w:sz w:val="20"/>
                <w:szCs w:val="20"/>
              </w:rPr>
              <w:br/>
              <w:t xml:space="preserve">Section “Mapping Issues” moved to subsection </w:t>
            </w:r>
            <w:fldSimple w:instr=" REF _Ref425490624 \n \h  \* MERGEFORMAT ">
              <w:r w:rsidR="00745A31" w:rsidRPr="00745A31">
                <w:rPr>
                  <w:sz w:val="20"/>
                  <w:szCs w:val="20"/>
                </w:rPr>
                <w:t>4.11</w:t>
              </w:r>
            </w:fldSimple>
            <w:r w:rsidR="002C1987" w:rsidRPr="00E35825">
              <w:rPr>
                <w:sz w:val="20"/>
                <w:szCs w:val="20"/>
              </w:rPr>
              <w:t xml:space="preserve"> in Mapping Guidelines.</w:t>
            </w:r>
            <w:r w:rsidR="00E35825" w:rsidRPr="00E35825">
              <w:rPr>
                <w:sz w:val="20"/>
                <w:szCs w:val="20"/>
              </w:rPr>
              <w:br/>
            </w:r>
            <w:proofErr w:type="spellStart"/>
            <w:r w:rsidR="00E35825" w:rsidRPr="00E35825">
              <w:rPr>
                <w:sz w:val="20"/>
                <w:szCs w:val="20"/>
              </w:rPr>
              <w:t>passedByReference</w:t>
            </w:r>
            <w:proofErr w:type="spellEnd"/>
            <w:r w:rsidR="00E35825" w:rsidRPr="00E35825">
              <w:rPr>
                <w:sz w:val="20"/>
                <w:szCs w:val="20"/>
              </w:rPr>
              <w:t xml:space="preserve"> example added to </w:t>
            </w:r>
            <w:fldSimple w:instr=" REF _Ref427322526 \h  \* MERGEFORMAT ">
              <w:r w:rsidR="00745A31" w:rsidRPr="00745A31">
                <w:rPr>
                  <w:sz w:val="20"/>
                  <w:szCs w:val="20"/>
                </w:rPr>
                <w:t xml:space="preserve">Table </w:t>
              </w:r>
              <w:r w:rsidR="00745A31" w:rsidRPr="00745A31">
                <w:rPr>
                  <w:noProof/>
                  <w:sz w:val="20"/>
                  <w:szCs w:val="20"/>
                </w:rPr>
                <w:t>4.14</w:t>
              </w:r>
            </w:fldSimple>
            <w:r w:rsidR="00E35825" w:rsidRPr="00E35825">
              <w:rPr>
                <w:sz w:val="20"/>
                <w:szCs w:val="20"/>
              </w:rPr>
              <w:t>.</w:t>
            </w:r>
            <w:r w:rsidR="009A4682">
              <w:rPr>
                <w:sz w:val="20"/>
                <w:szCs w:val="20"/>
              </w:rPr>
              <w:br/>
              <w:t>Mapping examples added to all artifacts.</w:t>
            </w:r>
            <w:r w:rsidR="009A4682">
              <w:rPr>
                <w:sz w:val="20"/>
                <w:szCs w:val="20"/>
              </w:rPr>
              <w:br/>
            </w:r>
            <w:r w:rsidR="009A4682" w:rsidRPr="009A4682">
              <w:rPr>
                <w:sz w:val="20"/>
                <w:szCs w:val="20"/>
              </w:rPr>
              <w:t>Mapping of UML Support and Condition</w:t>
            </w:r>
            <w:r w:rsidR="009A4682">
              <w:rPr>
                <w:sz w:val="20"/>
                <w:szCs w:val="20"/>
              </w:rPr>
              <w:t xml:space="preserve"> added in section </w:t>
            </w:r>
            <w:r w:rsidR="009D680C">
              <w:rPr>
                <w:sz w:val="20"/>
                <w:szCs w:val="20"/>
              </w:rPr>
              <w:fldChar w:fldCharType="begin"/>
            </w:r>
            <w:r w:rsidR="009A4682">
              <w:rPr>
                <w:sz w:val="20"/>
                <w:szCs w:val="20"/>
              </w:rPr>
              <w:instrText xml:space="preserve"> REF _Ref427658413 \n \h </w:instrText>
            </w:r>
            <w:r w:rsidR="009D680C">
              <w:rPr>
                <w:sz w:val="20"/>
                <w:szCs w:val="20"/>
              </w:rPr>
            </w:r>
            <w:r w:rsidR="009D680C">
              <w:rPr>
                <w:sz w:val="20"/>
                <w:szCs w:val="20"/>
              </w:rPr>
              <w:fldChar w:fldCharType="separate"/>
            </w:r>
            <w:r w:rsidR="00745A31">
              <w:rPr>
                <w:sz w:val="20"/>
                <w:szCs w:val="20"/>
              </w:rPr>
              <w:t>5.4</w:t>
            </w:r>
            <w:r w:rsidR="009D680C">
              <w:rPr>
                <w:sz w:val="20"/>
                <w:szCs w:val="20"/>
              </w:rPr>
              <w:fldChar w:fldCharType="end"/>
            </w:r>
            <w:r w:rsidR="009A4682">
              <w:rPr>
                <w:sz w:val="20"/>
                <w:szCs w:val="20"/>
              </w:rPr>
              <w:t>.</w:t>
            </w:r>
            <w:r w:rsidR="00B02B7E">
              <w:rPr>
                <w:sz w:val="20"/>
                <w:szCs w:val="20"/>
              </w:rPr>
              <w:br/>
            </w:r>
            <w:r w:rsidR="00B02B7E" w:rsidRPr="00B02B7E">
              <w:rPr>
                <w:sz w:val="20"/>
                <w:szCs w:val="20"/>
              </w:rPr>
              <w:t xml:space="preserve">Re-engineered </w:t>
            </w:r>
            <w:proofErr w:type="spellStart"/>
            <w:r w:rsidR="00B02B7E" w:rsidRPr="00B02B7E">
              <w:rPr>
                <w:sz w:val="20"/>
                <w:szCs w:val="20"/>
              </w:rPr>
              <w:t>ietf-inet-types.yang</w:t>
            </w:r>
            <w:proofErr w:type="spellEnd"/>
            <w:r w:rsidR="00B02B7E" w:rsidRPr="00B02B7E">
              <w:rPr>
                <w:sz w:val="20"/>
                <w:szCs w:val="20"/>
              </w:rPr>
              <w:t xml:space="preserve"> and </w:t>
            </w:r>
            <w:proofErr w:type="spellStart"/>
            <w:r w:rsidR="00B02B7E" w:rsidRPr="00B02B7E">
              <w:rPr>
                <w:sz w:val="20"/>
                <w:szCs w:val="20"/>
              </w:rPr>
              <w:t>ietf</w:t>
            </w:r>
            <w:proofErr w:type="spellEnd"/>
            <w:r w:rsidR="00B02B7E" w:rsidRPr="00B02B7E">
              <w:rPr>
                <w:sz w:val="20"/>
                <w:szCs w:val="20"/>
              </w:rPr>
              <w:t>-yang-</w:t>
            </w:r>
            <w:proofErr w:type="spellStart"/>
            <w:r w:rsidR="00B02B7E" w:rsidRPr="00B02B7E">
              <w:rPr>
                <w:sz w:val="20"/>
                <w:szCs w:val="20"/>
              </w:rPr>
              <w:t>types.yang</w:t>
            </w:r>
            <w:proofErr w:type="spellEnd"/>
            <w:r w:rsidR="00B02B7E">
              <w:rPr>
                <w:sz w:val="20"/>
                <w:szCs w:val="20"/>
              </w:rPr>
              <w:t xml:space="preserve"> added in </w:t>
            </w:r>
            <w:r w:rsidR="009D680C">
              <w:rPr>
                <w:sz w:val="20"/>
                <w:szCs w:val="20"/>
              </w:rPr>
              <w:fldChar w:fldCharType="begin"/>
            </w:r>
            <w:r w:rsidR="00B02B7E">
              <w:rPr>
                <w:sz w:val="20"/>
                <w:szCs w:val="20"/>
              </w:rPr>
              <w:instrText xml:space="preserve"> REF _Ref427660647 \h </w:instrText>
            </w:r>
            <w:r w:rsidR="009D680C">
              <w:rPr>
                <w:sz w:val="20"/>
                <w:szCs w:val="20"/>
              </w:rPr>
            </w:r>
            <w:r w:rsidR="009D680C">
              <w:rPr>
                <w:sz w:val="20"/>
                <w:szCs w:val="20"/>
              </w:rPr>
              <w:fldChar w:fldCharType="separate"/>
            </w:r>
            <w:r w:rsidR="00745A31">
              <w:t xml:space="preserve">Figure </w:t>
            </w:r>
            <w:r w:rsidR="00745A31">
              <w:rPr>
                <w:noProof/>
              </w:rPr>
              <w:t>4</w:t>
            </w:r>
            <w:r w:rsidR="00745A31">
              <w:t>.</w:t>
            </w:r>
            <w:r w:rsidR="00745A31">
              <w:rPr>
                <w:noProof/>
              </w:rPr>
              <w:t>1</w:t>
            </w:r>
            <w:r w:rsidR="009D680C">
              <w:rPr>
                <w:sz w:val="20"/>
                <w:szCs w:val="20"/>
              </w:rPr>
              <w:fldChar w:fldCharType="end"/>
            </w:r>
            <w:r w:rsidR="00B02B7E">
              <w:rPr>
                <w:sz w:val="20"/>
                <w:szCs w:val="20"/>
              </w:rPr>
              <w:t>.</w:t>
            </w:r>
          </w:p>
        </w:tc>
      </w:tr>
      <w:tr w:rsidR="00547F09" w:rsidRPr="00E35825" w:rsidTr="00547F09">
        <w:tblPrEx>
          <w:tblLook w:val="04A0"/>
        </w:tblPrEx>
        <w:trPr>
          <w:ins w:id="4" w:author="Bernd" w:date="2015-08-27T14:17:00Z"/>
        </w:trPr>
        <w:tc>
          <w:tcPr>
            <w:tcW w:w="883" w:type="dxa"/>
          </w:tcPr>
          <w:p w:rsidR="00547F09" w:rsidRPr="00E35825" w:rsidRDefault="00547F09" w:rsidP="00547F09">
            <w:pPr>
              <w:spacing w:before="120" w:after="120"/>
              <w:rPr>
                <w:ins w:id="5" w:author="Bernd" w:date="2015-08-27T14:17:00Z"/>
                <w:sz w:val="20"/>
                <w:szCs w:val="20"/>
              </w:rPr>
            </w:pPr>
            <w:ins w:id="6" w:author="Bernd" w:date="2015-08-27T14:17:00Z">
              <w:r w:rsidRPr="00E35825">
                <w:rPr>
                  <w:sz w:val="20"/>
                  <w:szCs w:val="20"/>
                </w:rPr>
                <w:t>0.</w:t>
              </w:r>
            </w:ins>
            <w:ins w:id="7" w:author="Bernd" w:date="2015-08-27T14:18:00Z">
              <w:r>
                <w:rPr>
                  <w:sz w:val="20"/>
                  <w:szCs w:val="20"/>
                </w:rPr>
                <w:t>4</w:t>
              </w:r>
            </w:ins>
          </w:p>
        </w:tc>
        <w:tc>
          <w:tcPr>
            <w:tcW w:w="1493" w:type="dxa"/>
          </w:tcPr>
          <w:p w:rsidR="00547F09" w:rsidRPr="00E35825" w:rsidRDefault="00F746DF" w:rsidP="00F05DB3">
            <w:pPr>
              <w:spacing w:before="120" w:after="120"/>
              <w:rPr>
                <w:ins w:id="8" w:author="Bernd" w:date="2015-08-27T14:17:00Z"/>
                <w:sz w:val="20"/>
                <w:szCs w:val="20"/>
              </w:rPr>
            </w:pPr>
            <w:ins w:id="9" w:author="Bernd" w:date="2015-09-11T06:13:00Z">
              <w:r>
                <w:rPr>
                  <w:sz w:val="20"/>
                  <w:szCs w:val="20"/>
                </w:rPr>
                <w:t>Sept.1</w:t>
              </w:r>
            </w:ins>
            <w:ins w:id="10" w:author="Bernd" w:date="2015-09-18T08:46:00Z">
              <w:r w:rsidR="00F05DB3">
                <w:rPr>
                  <w:sz w:val="20"/>
                  <w:szCs w:val="20"/>
                </w:rPr>
                <w:t>8</w:t>
              </w:r>
            </w:ins>
            <w:ins w:id="11" w:author="Bernd" w:date="2015-08-27T14:17:00Z">
              <w:r w:rsidR="00547F09" w:rsidRPr="00E35825">
                <w:rPr>
                  <w:sz w:val="20"/>
                  <w:szCs w:val="20"/>
                </w:rPr>
                <w:t>, 2015</w:t>
              </w:r>
            </w:ins>
          </w:p>
        </w:tc>
        <w:tc>
          <w:tcPr>
            <w:tcW w:w="7200" w:type="dxa"/>
          </w:tcPr>
          <w:p w:rsidR="00547F09" w:rsidRPr="00E35825" w:rsidRDefault="00547F09" w:rsidP="009A5351">
            <w:pPr>
              <w:spacing w:before="120" w:after="120"/>
              <w:rPr>
                <w:ins w:id="12" w:author="Bernd" w:date="2015-08-27T14:17:00Z"/>
                <w:sz w:val="20"/>
                <w:szCs w:val="20"/>
              </w:rPr>
            </w:pPr>
            <w:ins w:id="13" w:author="Bernd" w:date="2015-08-27T14:17:00Z">
              <w:r w:rsidRPr="00E35825">
                <w:rPr>
                  <w:sz w:val="20"/>
                  <w:szCs w:val="20"/>
                </w:rPr>
                <w:t>All change marks from version 0.</w:t>
              </w:r>
            </w:ins>
            <w:ins w:id="14" w:author="Bernd" w:date="2015-08-27T14:18:00Z">
              <w:r>
                <w:rPr>
                  <w:sz w:val="20"/>
                  <w:szCs w:val="20"/>
                </w:rPr>
                <w:t>3</w:t>
              </w:r>
            </w:ins>
            <w:ins w:id="15" w:author="Bernd" w:date="2015-08-27T14:17:00Z">
              <w:r w:rsidRPr="00E35825">
                <w:rPr>
                  <w:sz w:val="20"/>
                  <w:szCs w:val="20"/>
                </w:rPr>
                <w:t xml:space="preserve"> accepted.</w:t>
              </w:r>
            </w:ins>
            <w:ins w:id="16" w:author="Bernd" w:date="2015-08-27T15:25:00Z">
              <w:r w:rsidR="00240671">
                <w:rPr>
                  <w:sz w:val="20"/>
                  <w:szCs w:val="20"/>
                </w:rPr>
                <w:br/>
              </w:r>
              <w:r w:rsidR="00240671" w:rsidRPr="00240671">
                <w:rPr>
                  <w:sz w:val="20"/>
                  <w:szCs w:val="20"/>
                </w:rPr>
                <w:t xml:space="preserve">Comments provided by </w:t>
              </w:r>
              <w:r w:rsidR="00240671">
                <w:rPr>
                  <w:sz w:val="20"/>
                  <w:szCs w:val="20"/>
                </w:rPr>
                <w:t xml:space="preserve">Chen </w:t>
              </w:r>
              <w:proofErr w:type="spellStart"/>
              <w:r w:rsidR="00240671">
                <w:rPr>
                  <w:sz w:val="20"/>
                  <w:szCs w:val="20"/>
                </w:rPr>
                <w:t>Qiaogang</w:t>
              </w:r>
              <w:proofErr w:type="spellEnd"/>
              <w:r w:rsidR="00240671" w:rsidRPr="00240671">
                <w:rPr>
                  <w:sz w:val="20"/>
                  <w:szCs w:val="20"/>
                </w:rPr>
                <w:t xml:space="preserve"> </w:t>
              </w:r>
              <w:r w:rsidR="00240671">
                <w:rPr>
                  <w:sz w:val="20"/>
                  <w:szCs w:val="20"/>
                </w:rPr>
                <w:t>added.</w:t>
              </w:r>
            </w:ins>
            <w:ins w:id="17" w:author="Bernd" w:date="2015-09-11T05:56:00Z">
              <w:r w:rsidR="00D948E4">
                <w:rPr>
                  <w:sz w:val="20"/>
                  <w:szCs w:val="20"/>
                </w:rPr>
                <w:br/>
              </w:r>
              <w:r w:rsidR="00D948E4" w:rsidRPr="00D948E4">
                <w:rPr>
                  <w:sz w:val="20"/>
                  <w:szCs w:val="20"/>
                </w:rPr>
                <w:t>Association Mapping Summary</w:t>
              </w:r>
              <w:r w:rsidR="00D948E4">
                <w:rPr>
                  <w:sz w:val="20"/>
                  <w:szCs w:val="20"/>
                </w:rPr>
                <w:t xml:space="preserve"> added as </w:t>
              </w:r>
            </w:ins>
            <w:ins w:id="18" w:author="Bernd" w:date="2015-09-11T05:57:00Z">
              <w:r w:rsidR="009D680C">
                <w:rPr>
                  <w:sz w:val="20"/>
                  <w:szCs w:val="20"/>
                </w:rPr>
                <w:fldChar w:fldCharType="begin"/>
              </w:r>
              <w:r w:rsidR="00D948E4">
                <w:rPr>
                  <w:sz w:val="20"/>
                  <w:szCs w:val="20"/>
                </w:rPr>
                <w:instrText xml:space="preserve"> REF _Ref429714365 \h </w:instrText>
              </w:r>
            </w:ins>
            <w:r w:rsidR="009D680C">
              <w:rPr>
                <w:sz w:val="20"/>
                <w:szCs w:val="20"/>
              </w:rPr>
            </w:r>
            <w:r w:rsidR="009D680C">
              <w:rPr>
                <w:sz w:val="20"/>
                <w:szCs w:val="20"/>
              </w:rPr>
              <w:fldChar w:fldCharType="separate"/>
            </w:r>
            <w:ins w:id="19" w:author="Bernd" w:date="2015-09-18T09:08:00Z">
              <w:r w:rsidR="009A5351">
                <w:t xml:space="preserve">Table </w:t>
              </w:r>
              <w:r w:rsidR="009A5351">
                <w:rPr>
                  <w:noProof/>
                </w:rPr>
                <w:t>4</w:t>
              </w:r>
              <w:r w:rsidR="009A5351">
                <w:t>.</w:t>
              </w:r>
              <w:r w:rsidR="009A5351">
                <w:rPr>
                  <w:noProof/>
                </w:rPr>
                <w:t>19</w:t>
              </w:r>
            </w:ins>
            <w:ins w:id="20" w:author="Bernd" w:date="2015-09-11T05:57:00Z">
              <w:r w:rsidR="009D680C">
                <w:rPr>
                  <w:sz w:val="20"/>
                  <w:szCs w:val="20"/>
                </w:rPr>
                <w:fldChar w:fldCharType="end"/>
              </w:r>
              <w:r w:rsidR="00D948E4">
                <w:rPr>
                  <w:sz w:val="20"/>
                  <w:szCs w:val="20"/>
                </w:rPr>
                <w:t>.</w:t>
              </w:r>
            </w:ins>
            <w:ins w:id="21" w:author="Bernd" w:date="2015-09-11T05:59:00Z">
              <w:r w:rsidR="00D948E4">
                <w:rPr>
                  <w:sz w:val="20"/>
                  <w:szCs w:val="20"/>
                </w:rPr>
                <w:br/>
              </w:r>
              <w:r w:rsidR="00D948E4" w:rsidRPr="00D948E4">
                <w:rPr>
                  <w:sz w:val="20"/>
                  <w:szCs w:val="20"/>
                </w:rPr>
                <w:t>IP Address Mapping Examples</w:t>
              </w:r>
              <w:r w:rsidR="00D948E4">
                <w:rPr>
                  <w:sz w:val="20"/>
                  <w:szCs w:val="20"/>
                </w:rPr>
                <w:t xml:space="preserve"> as </w:t>
              </w:r>
            </w:ins>
            <w:ins w:id="22" w:author="Bernd" w:date="2015-09-11T06:00:00Z">
              <w:r w:rsidR="009D680C">
                <w:rPr>
                  <w:sz w:val="20"/>
                  <w:szCs w:val="20"/>
                </w:rPr>
                <w:fldChar w:fldCharType="begin"/>
              </w:r>
              <w:r w:rsidR="00D948E4">
                <w:rPr>
                  <w:sz w:val="20"/>
                  <w:szCs w:val="20"/>
                </w:rPr>
                <w:instrText xml:space="preserve"> REF _Ref429714582 \h </w:instrText>
              </w:r>
            </w:ins>
            <w:r w:rsidR="009D680C">
              <w:rPr>
                <w:sz w:val="20"/>
                <w:szCs w:val="20"/>
              </w:rPr>
            </w:r>
            <w:r w:rsidR="009D680C">
              <w:rPr>
                <w:sz w:val="20"/>
                <w:szCs w:val="20"/>
              </w:rPr>
              <w:fldChar w:fldCharType="separate"/>
            </w:r>
            <w:ins w:id="23" w:author="Bernd" w:date="2015-09-18T09:08:00Z">
              <w:r w:rsidR="009A5351">
                <w:t xml:space="preserve">Table </w:t>
              </w:r>
              <w:r w:rsidR="009A5351">
                <w:rPr>
                  <w:noProof/>
                </w:rPr>
                <w:t>4</w:t>
              </w:r>
              <w:r w:rsidR="009A5351">
                <w:t>.</w:t>
              </w:r>
              <w:r w:rsidR="009A5351">
                <w:rPr>
                  <w:noProof/>
                </w:rPr>
                <w:t>29</w:t>
              </w:r>
            </w:ins>
            <w:ins w:id="24" w:author="Bernd" w:date="2015-09-11T06:00:00Z">
              <w:r w:rsidR="009D680C">
                <w:rPr>
                  <w:sz w:val="20"/>
                  <w:szCs w:val="20"/>
                </w:rPr>
                <w:fldChar w:fldCharType="end"/>
              </w:r>
            </w:ins>
            <w:ins w:id="25" w:author="Bernd" w:date="2015-09-11T05:54:00Z">
              <w:r w:rsidR="00EC20F3">
                <w:rPr>
                  <w:sz w:val="20"/>
                  <w:szCs w:val="20"/>
                </w:rPr>
                <w:br/>
                <w:t>Mapping issue</w:t>
              </w:r>
            </w:ins>
            <w:ins w:id="26" w:author="Bernd" w:date="2015-09-11T05:55:00Z">
              <w:r w:rsidR="00EC20F3">
                <w:rPr>
                  <w:sz w:val="20"/>
                  <w:szCs w:val="20"/>
                </w:rPr>
                <w:t>:</w:t>
              </w:r>
            </w:ins>
            <w:ins w:id="27" w:author="Bernd" w:date="2015-09-11T05:54:00Z">
              <w:r w:rsidR="00EC20F3">
                <w:rPr>
                  <w:sz w:val="20"/>
                  <w:szCs w:val="20"/>
                </w:rPr>
                <w:t xml:space="preserve"> </w:t>
              </w:r>
            </w:ins>
            <w:ins w:id="28" w:author="Bernd" w:date="2015-09-11T05:55:00Z">
              <w:r w:rsidR="00EC20F3" w:rsidRPr="00EC20F3">
                <w:rPr>
                  <w:sz w:val="20"/>
                  <w:szCs w:val="20"/>
                </w:rPr>
                <w:t xml:space="preserve">Combination of </w:t>
              </w:r>
            </w:ins>
            <w:ins w:id="29" w:author="Bernd" w:date="2015-09-18T09:07:00Z">
              <w:r w:rsidR="009A5351">
                <w:rPr>
                  <w:sz w:val="20"/>
                  <w:szCs w:val="20"/>
                </w:rPr>
                <w:t xml:space="preserve">different associations </w:t>
              </w:r>
            </w:ins>
            <w:ins w:id="30" w:author="Bernd" w:date="2015-09-11T05:55:00Z">
              <w:r w:rsidR="00EC20F3">
                <w:rPr>
                  <w:sz w:val="20"/>
                  <w:szCs w:val="20"/>
                </w:rPr>
                <w:t xml:space="preserve">added in section </w:t>
              </w:r>
              <w:r w:rsidR="009D680C">
                <w:rPr>
                  <w:sz w:val="20"/>
                  <w:szCs w:val="20"/>
                </w:rPr>
                <w:fldChar w:fldCharType="begin"/>
              </w:r>
              <w:r w:rsidR="00EC20F3">
                <w:rPr>
                  <w:sz w:val="20"/>
                  <w:szCs w:val="20"/>
                </w:rPr>
                <w:instrText xml:space="preserve"> REF _Ref429714285 \n \h </w:instrText>
              </w:r>
            </w:ins>
            <w:r w:rsidR="009D680C">
              <w:rPr>
                <w:sz w:val="20"/>
                <w:szCs w:val="20"/>
              </w:rPr>
            </w:r>
            <w:r w:rsidR="009D680C">
              <w:rPr>
                <w:sz w:val="20"/>
                <w:szCs w:val="20"/>
              </w:rPr>
              <w:fldChar w:fldCharType="separate"/>
            </w:r>
            <w:ins w:id="31" w:author="Bernd" w:date="2015-09-18T09:08:00Z">
              <w:r w:rsidR="009A5351">
                <w:rPr>
                  <w:sz w:val="20"/>
                  <w:szCs w:val="20"/>
                </w:rPr>
                <w:t>4.11.4</w:t>
              </w:r>
            </w:ins>
            <w:ins w:id="32" w:author="Bernd" w:date="2015-09-11T05:55:00Z">
              <w:r w:rsidR="009D680C">
                <w:rPr>
                  <w:sz w:val="20"/>
                  <w:szCs w:val="20"/>
                </w:rPr>
                <w:fldChar w:fldCharType="end"/>
              </w:r>
            </w:ins>
            <w:ins w:id="33" w:author="Bernd" w:date="2015-09-11T05:56:00Z">
              <w:r w:rsidR="00EC20F3">
                <w:rPr>
                  <w:sz w:val="20"/>
                  <w:szCs w:val="20"/>
                </w:rPr>
                <w:t>.</w:t>
              </w:r>
            </w:ins>
            <w:ins w:id="34" w:author="Bernd" w:date="2015-09-11T06:10:00Z">
              <w:r w:rsidR="005B1F40" w:rsidRPr="00F05DB3">
                <w:rPr>
                  <w:sz w:val="20"/>
                  <w:szCs w:val="20"/>
                </w:rPr>
                <w:br/>
              </w:r>
              <w:r w:rsidR="005B1F40">
                <w:rPr>
                  <w:sz w:val="20"/>
                  <w:szCs w:val="20"/>
                </w:rPr>
                <w:t>Section</w:t>
              </w:r>
            </w:ins>
            <w:ins w:id="35" w:author="Bernd" w:date="2015-09-11T06:11:00Z">
              <w:r w:rsidR="005B1F40">
                <w:rPr>
                  <w:sz w:val="20"/>
                  <w:szCs w:val="20"/>
                </w:rPr>
                <w:t xml:space="preserve"> </w:t>
              </w:r>
            </w:ins>
            <w:ins w:id="36" w:author="Bernd" w:date="2015-09-11T06:13:00Z">
              <w:r w:rsidR="009D680C">
                <w:rPr>
                  <w:sz w:val="20"/>
                  <w:szCs w:val="20"/>
                </w:rPr>
                <w:fldChar w:fldCharType="begin"/>
              </w:r>
              <w:r w:rsidR="00F746DF">
                <w:rPr>
                  <w:sz w:val="20"/>
                  <w:szCs w:val="20"/>
                </w:rPr>
                <w:instrText xml:space="preserve"> REF _Ref425490624 \r \h </w:instrText>
              </w:r>
            </w:ins>
            <w:r w:rsidR="009D680C">
              <w:rPr>
                <w:sz w:val="20"/>
                <w:szCs w:val="20"/>
              </w:rPr>
            </w:r>
            <w:r w:rsidR="009D680C">
              <w:rPr>
                <w:sz w:val="20"/>
                <w:szCs w:val="20"/>
              </w:rPr>
              <w:fldChar w:fldCharType="separate"/>
            </w:r>
            <w:ins w:id="37" w:author="Bernd" w:date="2015-09-18T09:08:00Z">
              <w:r w:rsidR="009A5351">
                <w:rPr>
                  <w:sz w:val="20"/>
                  <w:szCs w:val="20"/>
                </w:rPr>
                <w:t>4.11</w:t>
              </w:r>
            </w:ins>
            <w:ins w:id="38" w:author="Bernd" w:date="2015-09-11T06:13:00Z">
              <w:r w:rsidR="009D680C">
                <w:rPr>
                  <w:sz w:val="20"/>
                  <w:szCs w:val="20"/>
                </w:rPr>
                <w:fldChar w:fldCharType="end"/>
              </w:r>
              <w:r w:rsidR="00F746DF">
                <w:rPr>
                  <w:sz w:val="20"/>
                  <w:szCs w:val="20"/>
                </w:rPr>
                <w:t xml:space="preserve"> </w:t>
              </w:r>
            </w:ins>
            <w:ins w:id="39" w:author="Bernd" w:date="2015-09-11T06:10:00Z">
              <w:r w:rsidR="005B1F40">
                <w:rPr>
                  <w:sz w:val="20"/>
                  <w:szCs w:val="20"/>
                </w:rPr>
                <w:t xml:space="preserve">on </w:t>
              </w:r>
            </w:ins>
            <w:ins w:id="40" w:author="Bernd" w:date="2015-09-11T06:11:00Z">
              <w:r w:rsidR="005B1F40" w:rsidRPr="005B1F40">
                <w:rPr>
                  <w:sz w:val="20"/>
                  <w:szCs w:val="20"/>
                </w:rPr>
                <w:t>Using types defined in YANG</w:t>
              </w:r>
              <w:r w:rsidR="005B1F40">
                <w:rPr>
                  <w:sz w:val="20"/>
                  <w:szCs w:val="20"/>
                </w:rPr>
                <w:t xml:space="preserve"> updated.</w:t>
              </w:r>
            </w:ins>
            <w:ins w:id="41" w:author="Bernd" w:date="2015-09-18T08:49:00Z">
              <w:r w:rsidR="00F05DB3">
                <w:rPr>
                  <w:sz w:val="20"/>
                  <w:szCs w:val="20"/>
                </w:rPr>
                <w:br/>
              </w:r>
            </w:ins>
            <w:ins w:id="42" w:author="Bernd" w:date="2015-09-18T08:48:00Z">
              <w:r w:rsidR="00F05DB3" w:rsidRPr="00F05DB3">
                <w:rPr>
                  <w:sz w:val="20"/>
                  <w:szCs w:val="20"/>
                </w:rPr>
                <w:t xml:space="preserve">“Fragment and module structure Guidelines” document removed from </w:t>
              </w:r>
            </w:ins>
            <w:ins w:id="43" w:author="Bernd" w:date="2015-09-18T08:50:00Z">
              <w:r w:rsidR="009D680C">
                <w:rPr>
                  <w:sz w:val="20"/>
                  <w:szCs w:val="20"/>
                </w:rPr>
                <w:fldChar w:fldCharType="begin"/>
              </w:r>
              <w:r w:rsidR="00535C68">
                <w:rPr>
                  <w:sz w:val="20"/>
                  <w:szCs w:val="20"/>
                </w:rPr>
                <w:instrText xml:space="preserve"> REF _Ref394487552 \h </w:instrText>
              </w:r>
            </w:ins>
            <w:r w:rsidR="009D680C">
              <w:rPr>
                <w:sz w:val="20"/>
                <w:szCs w:val="20"/>
              </w:rPr>
            </w:r>
            <w:r w:rsidR="009D680C">
              <w:rPr>
                <w:sz w:val="20"/>
                <w:szCs w:val="20"/>
              </w:rPr>
              <w:fldChar w:fldCharType="separate"/>
            </w:r>
            <w:ins w:id="44" w:author="Bernd" w:date="2015-09-18T09:08:00Z">
              <w:r w:rsidR="009A5351">
                <w:t xml:space="preserve">Figure </w:t>
              </w:r>
              <w:r w:rsidR="009A5351">
                <w:rPr>
                  <w:noProof/>
                </w:rPr>
                <w:t>3</w:t>
              </w:r>
              <w:r w:rsidR="009A5351">
                <w:t>.</w:t>
              </w:r>
              <w:r w:rsidR="009A5351">
                <w:rPr>
                  <w:noProof/>
                </w:rPr>
                <w:t>1</w:t>
              </w:r>
            </w:ins>
            <w:ins w:id="45" w:author="Bernd" w:date="2015-09-18T08:50:00Z">
              <w:r w:rsidR="009D680C">
                <w:rPr>
                  <w:sz w:val="20"/>
                  <w:szCs w:val="20"/>
                </w:rPr>
                <w:fldChar w:fldCharType="end"/>
              </w:r>
            </w:ins>
            <w:ins w:id="46" w:author="Bernd" w:date="2015-09-18T08:48:00Z">
              <w:r w:rsidR="00F05DB3" w:rsidRPr="00F05DB3">
                <w:rPr>
                  <w:sz w:val="20"/>
                  <w:szCs w:val="20"/>
                </w:rPr>
                <w:t>.</w:t>
              </w:r>
            </w:ins>
            <w:ins w:id="47" w:author="Bernd" w:date="2015-09-18T08:50:00Z">
              <w:r w:rsidR="00535C68">
                <w:rPr>
                  <w:sz w:val="20"/>
                  <w:szCs w:val="20"/>
                </w:rPr>
                <w:br/>
              </w:r>
            </w:ins>
            <w:ins w:id="48" w:author="Bernd" w:date="2015-09-18T08:48:00Z">
              <w:r w:rsidR="00F05DB3" w:rsidRPr="00F05DB3">
                <w:rPr>
                  <w:sz w:val="20"/>
                  <w:szCs w:val="20"/>
                </w:rPr>
                <w:t xml:space="preserve">Mapping tables split into two parts: (1) Mappings required by currently used UML artifacts, (2) Mappings for remaining YANG </w:t>
              </w:r>
              <w:proofErr w:type="spellStart"/>
              <w:r w:rsidR="00F05DB3" w:rsidRPr="00F05DB3">
                <w:rPr>
                  <w:sz w:val="20"/>
                  <w:szCs w:val="20"/>
                </w:rPr>
                <w:t>substatements</w:t>
              </w:r>
              <w:proofErr w:type="spellEnd"/>
              <w:r w:rsidR="00F05DB3" w:rsidRPr="00F05DB3">
                <w:rPr>
                  <w:sz w:val="20"/>
                  <w:szCs w:val="20"/>
                </w:rPr>
                <w:t>.</w:t>
              </w:r>
            </w:ins>
            <w:ins w:id="49" w:author="Bernd" w:date="2015-09-18T08:51:00Z">
              <w:r w:rsidR="00535C68">
                <w:rPr>
                  <w:sz w:val="20"/>
                  <w:szCs w:val="20"/>
                </w:rPr>
                <w:br/>
              </w:r>
            </w:ins>
            <w:ins w:id="50" w:author="Bernd" w:date="2015-09-18T08:48:00Z">
              <w:r w:rsidR="00F05DB3" w:rsidRPr="00F05DB3">
                <w:rPr>
                  <w:sz w:val="20"/>
                  <w:szCs w:val="20"/>
                </w:rPr>
                <w:t xml:space="preserve">YANG module header definition added in new section </w:t>
              </w:r>
            </w:ins>
            <w:ins w:id="51" w:author="Bernd" w:date="2015-09-18T09:08:00Z">
              <w:r w:rsidR="009D680C">
                <w:rPr>
                  <w:sz w:val="20"/>
                  <w:szCs w:val="20"/>
                </w:rPr>
                <w:fldChar w:fldCharType="begin"/>
              </w:r>
              <w:r w:rsidR="009A5351">
                <w:rPr>
                  <w:sz w:val="20"/>
                  <w:szCs w:val="20"/>
                </w:rPr>
                <w:instrText xml:space="preserve"> REF _Ref430330639 \r \h </w:instrText>
              </w:r>
            </w:ins>
            <w:r w:rsidR="009D680C">
              <w:rPr>
                <w:sz w:val="20"/>
                <w:szCs w:val="20"/>
              </w:rPr>
            </w:r>
            <w:r w:rsidR="009D680C">
              <w:rPr>
                <w:sz w:val="20"/>
                <w:szCs w:val="20"/>
              </w:rPr>
              <w:fldChar w:fldCharType="separate"/>
            </w:r>
            <w:ins w:id="52" w:author="Bernd" w:date="2015-09-18T09:08:00Z">
              <w:r w:rsidR="009A5351">
                <w:rPr>
                  <w:sz w:val="20"/>
                  <w:szCs w:val="20"/>
                </w:rPr>
                <w:t>8</w:t>
              </w:r>
              <w:r w:rsidR="009D680C">
                <w:rPr>
                  <w:sz w:val="20"/>
                  <w:szCs w:val="20"/>
                </w:rPr>
                <w:fldChar w:fldCharType="end"/>
              </w:r>
            </w:ins>
            <w:ins w:id="53" w:author="Bernd" w:date="2015-09-18T09:09:00Z">
              <w:r w:rsidR="009A5351">
                <w:rPr>
                  <w:sz w:val="20"/>
                  <w:szCs w:val="20"/>
                </w:rPr>
                <w:t xml:space="preserve"> </w:t>
              </w:r>
            </w:ins>
            <w:ins w:id="54" w:author="Bernd" w:date="2015-09-18T08:48:00Z">
              <w:r w:rsidR="00F05DB3" w:rsidRPr="00F05DB3">
                <w:rPr>
                  <w:sz w:val="20"/>
                  <w:szCs w:val="20"/>
                </w:rPr>
                <w:t>Addendum 1.</w:t>
              </w:r>
            </w:ins>
            <w:ins w:id="55" w:author="Bernd" w:date="2015-09-18T08:51:00Z">
              <w:r w:rsidR="00535C68">
                <w:rPr>
                  <w:sz w:val="20"/>
                  <w:szCs w:val="20"/>
                </w:rPr>
                <w:br/>
              </w:r>
            </w:ins>
            <w:ins w:id="56" w:author="Bernd" w:date="2015-09-18T08:48:00Z">
              <w:r w:rsidR="00F05DB3" w:rsidRPr="00F05DB3">
                <w:rPr>
                  <w:sz w:val="20"/>
                  <w:szCs w:val="20"/>
                </w:rPr>
                <w:t xml:space="preserve">Other patterns to be defined added in </w:t>
              </w:r>
            </w:ins>
            <w:ins w:id="57" w:author="Bernd" w:date="2015-09-18T09:09:00Z">
              <w:r w:rsidR="009A5351">
                <w:rPr>
                  <w:sz w:val="20"/>
                  <w:szCs w:val="20"/>
                </w:rPr>
                <w:t xml:space="preserve">new section </w:t>
              </w:r>
              <w:r w:rsidR="009D680C">
                <w:rPr>
                  <w:sz w:val="20"/>
                  <w:szCs w:val="20"/>
                </w:rPr>
                <w:fldChar w:fldCharType="begin"/>
              </w:r>
              <w:r w:rsidR="009A5351">
                <w:rPr>
                  <w:sz w:val="20"/>
                  <w:szCs w:val="20"/>
                </w:rPr>
                <w:instrText xml:space="preserve"> REF _Ref430330687 \r \h </w:instrText>
              </w:r>
            </w:ins>
            <w:r w:rsidR="009D680C">
              <w:rPr>
                <w:sz w:val="20"/>
                <w:szCs w:val="20"/>
              </w:rPr>
            </w:r>
            <w:r w:rsidR="009D680C">
              <w:rPr>
                <w:sz w:val="20"/>
                <w:szCs w:val="20"/>
              </w:rPr>
              <w:fldChar w:fldCharType="separate"/>
            </w:r>
            <w:ins w:id="58" w:author="Bernd" w:date="2015-09-18T09:09:00Z">
              <w:r w:rsidR="009A5351">
                <w:rPr>
                  <w:sz w:val="20"/>
                  <w:szCs w:val="20"/>
                </w:rPr>
                <w:t>9</w:t>
              </w:r>
              <w:r w:rsidR="009D680C">
                <w:rPr>
                  <w:sz w:val="20"/>
                  <w:szCs w:val="20"/>
                </w:rPr>
                <w:fldChar w:fldCharType="end"/>
              </w:r>
              <w:r w:rsidR="009A5351">
                <w:rPr>
                  <w:sz w:val="20"/>
                  <w:szCs w:val="20"/>
                </w:rPr>
                <w:t xml:space="preserve"> </w:t>
              </w:r>
            </w:ins>
            <w:ins w:id="59" w:author="Bernd" w:date="2015-09-18T08:48:00Z">
              <w:r w:rsidR="00F05DB3" w:rsidRPr="00F05DB3">
                <w:rPr>
                  <w:sz w:val="20"/>
                  <w:szCs w:val="20"/>
                </w:rPr>
                <w:t>Addendum 2</w:t>
              </w:r>
            </w:ins>
            <w:ins w:id="60" w:author="Bernd" w:date="2015-09-18T08:51:00Z">
              <w:r w:rsidR="00535C68">
                <w:rPr>
                  <w:sz w:val="20"/>
                  <w:szCs w:val="20"/>
                </w:rPr>
                <w:t>.</w:t>
              </w:r>
            </w:ins>
          </w:p>
        </w:tc>
      </w:tr>
    </w:tbl>
    <w:p w:rsidR="00A47F4D" w:rsidRDefault="00A47F4D" w:rsidP="005752F2"/>
    <w:p w:rsidR="005752F2" w:rsidRPr="0048702A" w:rsidRDefault="00EC648D" w:rsidP="005752F2">
      <w:r w:rsidRPr="0048702A">
        <w:br w:type="page"/>
      </w:r>
    </w:p>
    <w:p w:rsidR="005752F2" w:rsidRDefault="00EC648D" w:rsidP="009B6F01">
      <w:pPr>
        <w:pStyle w:val="berschrift1"/>
      </w:pPr>
      <w:bookmarkStart w:id="61" w:name="_Toc232067081"/>
      <w:bookmarkStart w:id="62" w:name="_Toc394403599"/>
      <w:bookmarkStart w:id="63" w:name="_Toc430330714"/>
      <w:r>
        <w:lastRenderedPageBreak/>
        <w:t>Introduction</w:t>
      </w:r>
      <w:bookmarkEnd w:id="61"/>
      <w:bookmarkEnd w:id="62"/>
      <w:bookmarkEnd w:id="63"/>
    </w:p>
    <w:p w:rsidR="005A5FEF" w:rsidRDefault="00FE0B4F" w:rsidP="00FE0B4F">
      <w:r>
        <w:t xml:space="preserve">This Technical Recommendation defines the guidelines that have to be taken into account </w:t>
      </w:r>
      <w:r w:rsidR="00AE0A41">
        <w:t>when parts of the ONF-wide UML information model needs to be mapped to YANG.</w:t>
      </w:r>
      <w:r w:rsidR="005A5FEF">
        <w:t xml:space="preserve"> </w:t>
      </w:r>
      <w:r w:rsidR="005A5FEF" w:rsidRPr="005A5FEF">
        <w:t xml:space="preserve">The </w:t>
      </w:r>
      <w:r w:rsidR="00C922F3">
        <w:t xml:space="preserve">primary </w:t>
      </w:r>
      <w:r w:rsidR="005A5FEF" w:rsidRPr="005A5FEF">
        <w:t xml:space="preserve">intent </w:t>
      </w:r>
      <w:r w:rsidR="005A5FEF">
        <w:t>is</w:t>
      </w:r>
      <w:r w:rsidR="005A5FEF" w:rsidRPr="005A5FEF">
        <w:t xml:space="preserve"> </w:t>
      </w:r>
      <w:r w:rsidR="005A5FEF">
        <w:t xml:space="preserve">to start </w:t>
      </w:r>
      <w:r w:rsidR="005A5FEF" w:rsidRPr="005A5FEF">
        <w:t xml:space="preserve">with </w:t>
      </w:r>
      <w:r w:rsidR="005A5FEF">
        <w:t xml:space="preserve">the </w:t>
      </w:r>
      <w:r w:rsidR="005A5FEF" w:rsidRPr="005A5FEF">
        <w:t xml:space="preserve">protocol-neutral </w:t>
      </w:r>
      <w:r w:rsidR="005A5FEF">
        <w:t xml:space="preserve">model </w:t>
      </w:r>
      <w:r w:rsidR="005A5FEF" w:rsidRPr="005A5FEF">
        <w:t xml:space="preserve">using UML </w:t>
      </w:r>
      <w:r w:rsidR="005A5FEF">
        <w:t xml:space="preserve">and then map this UML to </w:t>
      </w:r>
      <w:r w:rsidR="005A5FEF" w:rsidRPr="005A5FEF">
        <w:t>YANG</w:t>
      </w:r>
      <w:r w:rsidR="005A5FEF">
        <w:t xml:space="preserve">. </w:t>
      </w:r>
    </w:p>
    <w:p w:rsidR="00AE0A41" w:rsidRDefault="005A5FEF" w:rsidP="00FE0B4F">
      <w:r>
        <w:t>Note:</w:t>
      </w:r>
      <w:r>
        <w:br/>
      </w:r>
      <w:r w:rsidR="00A1280B">
        <w:t xml:space="preserve">The reverse direction from YANG to UML is possible for the object class artifacts but has some issues to be taken into account; see also </w:t>
      </w:r>
      <w:r w:rsidR="00F82327">
        <w:t xml:space="preserve">section </w:t>
      </w:r>
      <w:r w:rsidR="009D680C">
        <w:fldChar w:fldCharType="begin"/>
      </w:r>
      <w:r w:rsidR="00F82327">
        <w:instrText xml:space="preserve"> REF _Ref427316034 \n \h </w:instrText>
      </w:r>
      <w:r w:rsidR="009D680C">
        <w:fldChar w:fldCharType="separate"/>
      </w:r>
      <w:r w:rsidR="00745A31">
        <w:t>7</w:t>
      </w:r>
      <w:r w:rsidR="009D680C">
        <w:fldChar w:fldCharType="end"/>
      </w:r>
      <w:r w:rsidR="00F82327">
        <w:t>.</w:t>
      </w:r>
    </w:p>
    <w:p w:rsidR="00213D3B" w:rsidRDefault="00213D3B" w:rsidP="00213D3B">
      <w:bookmarkStart w:id="64" w:name="_Toc232067082"/>
    </w:p>
    <w:p w:rsidR="00567E3D" w:rsidRDefault="00567E3D" w:rsidP="009B6F01">
      <w:pPr>
        <w:pStyle w:val="berschrift1"/>
      </w:pPr>
      <w:bookmarkStart w:id="65" w:name="_Toc394403600"/>
      <w:bookmarkStart w:id="66" w:name="_Toc430330715"/>
      <w:r>
        <w:t>References</w:t>
      </w:r>
      <w:bookmarkEnd w:id="65"/>
      <w:bookmarkEnd w:id="66"/>
    </w:p>
    <w:p w:rsidR="007041BA" w:rsidRDefault="00874A4A" w:rsidP="00956FDD">
      <w:pPr>
        <w:pStyle w:val="Listenabsatz"/>
        <w:numPr>
          <w:ilvl w:val="0"/>
          <w:numId w:val="29"/>
        </w:numPr>
        <w:tabs>
          <w:tab w:val="left" w:pos="709"/>
        </w:tabs>
        <w:ind w:hanging="578"/>
      </w:pPr>
      <w:r>
        <w:tab/>
      </w:r>
      <w:r w:rsidR="007041BA" w:rsidRPr="007041BA">
        <w:t>YANG - A Data Modeling Language for the Network Configuration Protocol (draft-ietf-netmod-rfc6020bis-0</w:t>
      </w:r>
      <w:r w:rsidR="005C34C6">
        <w:t>6</w:t>
      </w:r>
      <w:r w:rsidR="007041BA" w:rsidRPr="007041BA">
        <w:t>)</w:t>
      </w:r>
    </w:p>
    <w:p w:rsidR="007041BA" w:rsidRPr="007041BA" w:rsidRDefault="007041BA" w:rsidP="00956FDD">
      <w:pPr>
        <w:pStyle w:val="Listenabsatz"/>
        <w:numPr>
          <w:ilvl w:val="0"/>
          <w:numId w:val="29"/>
        </w:numPr>
        <w:tabs>
          <w:tab w:val="left" w:pos="709"/>
        </w:tabs>
        <w:ind w:hanging="578"/>
      </w:pPr>
      <w:r>
        <w:tab/>
      </w:r>
      <w:r w:rsidRPr="007041BA">
        <w:t>Guidelines for Authors and Reviewers of YANG Data Model Documents (draft-ietf-netmod-rfc6087bis-0</w:t>
      </w:r>
      <w:r w:rsidR="005C34C6">
        <w:t>4</w:t>
      </w:r>
      <w:r w:rsidRPr="007041BA">
        <w:t>)</w:t>
      </w:r>
    </w:p>
    <w:p w:rsidR="007041BA" w:rsidRPr="007041BA" w:rsidRDefault="007041BA" w:rsidP="00956FDD">
      <w:pPr>
        <w:pStyle w:val="Listenabsatz"/>
        <w:numPr>
          <w:ilvl w:val="0"/>
          <w:numId w:val="29"/>
        </w:numPr>
        <w:tabs>
          <w:tab w:val="left" w:pos="709"/>
        </w:tabs>
        <w:ind w:hanging="578"/>
      </w:pPr>
      <w:r>
        <w:tab/>
      </w:r>
      <w:r w:rsidRPr="007041BA">
        <w:t>A Guide to NETCONF for SNMP Developers</w:t>
      </w:r>
      <w:r w:rsidRPr="007041BA">
        <w:br/>
        <w:t xml:space="preserve">(by Andy </w:t>
      </w:r>
      <w:proofErr w:type="spellStart"/>
      <w:r w:rsidRPr="007041BA">
        <w:t>Bierman</w:t>
      </w:r>
      <w:proofErr w:type="spellEnd"/>
      <w:r w:rsidRPr="007041BA">
        <w:t>, v0.6 2014-07-10)</w:t>
      </w:r>
    </w:p>
    <w:p w:rsidR="007041BA" w:rsidRPr="007041BA" w:rsidRDefault="007041BA" w:rsidP="00956FDD">
      <w:pPr>
        <w:pStyle w:val="Listenabsatz"/>
        <w:numPr>
          <w:ilvl w:val="0"/>
          <w:numId w:val="29"/>
        </w:numPr>
        <w:tabs>
          <w:tab w:val="left" w:pos="709"/>
        </w:tabs>
        <w:ind w:hanging="578"/>
      </w:pPr>
      <w:r>
        <w:tab/>
      </w:r>
      <w:r w:rsidRPr="007041BA">
        <w:t>YANG Central (</w:t>
      </w:r>
      <w:hyperlink r:id="rId11" w:history="1">
        <w:r w:rsidRPr="00244F54">
          <w:rPr>
            <w:rStyle w:val="Hyperlink"/>
          </w:rPr>
          <w:t>http://www.yang-central.org</w:t>
        </w:r>
      </w:hyperlink>
      <w:r w:rsidRPr="007041BA">
        <w:t>)</w:t>
      </w:r>
    </w:p>
    <w:p w:rsidR="00567E3D" w:rsidRDefault="007041BA" w:rsidP="00956FDD">
      <w:pPr>
        <w:pStyle w:val="Listenabsatz"/>
        <w:numPr>
          <w:ilvl w:val="0"/>
          <w:numId w:val="29"/>
        </w:numPr>
        <w:tabs>
          <w:tab w:val="left" w:pos="709"/>
        </w:tabs>
        <w:ind w:hanging="578"/>
        <w:rPr>
          <w:lang w:val="pt-BR"/>
        </w:rPr>
      </w:pPr>
      <w:r w:rsidRPr="00956FDD">
        <w:rPr>
          <w:lang w:val="pt-BR"/>
        </w:rPr>
        <w:tab/>
      </w:r>
      <w:proofErr w:type="spellStart"/>
      <w:r w:rsidRPr="00956FDD">
        <w:rPr>
          <w:lang w:val="pt-BR"/>
        </w:rPr>
        <w:t>NetConf</w:t>
      </w:r>
      <w:proofErr w:type="spellEnd"/>
      <w:r w:rsidRPr="00956FDD">
        <w:rPr>
          <w:lang w:val="pt-BR"/>
        </w:rPr>
        <w:t xml:space="preserve"> Central (</w:t>
      </w:r>
      <w:hyperlink r:id="rId12" w:history="1">
        <w:r w:rsidRPr="00956FDD">
          <w:rPr>
            <w:rStyle w:val="Hyperlink"/>
            <w:lang w:val="pt-BR"/>
          </w:rPr>
          <w:t>http://www.netconfcentral.org</w:t>
        </w:r>
      </w:hyperlink>
      <w:r w:rsidRPr="00956FDD">
        <w:rPr>
          <w:lang w:val="pt-BR"/>
        </w:rPr>
        <w:t>)</w:t>
      </w:r>
    </w:p>
    <w:p w:rsidR="00956FDD" w:rsidRPr="00956FDD" w:rsidRDefault="00956FDD" w:rsidP="00956FDD">
      <w:pPr>
        <w:pStyle w:val="Listenabsatz"/>
        <w:numPr>
          <w:ilvl w:val="0"/>
          <w:numId w:val="29"/>
        </w:numPr>
        <w:tabs>
          <w:tab w:val="left" w:pos="709"/>
        </w:tabs>
        <w:ind w:hanging="578"/>
        <w:rPr>
          <w:lang w:val="de-DE"/>
        </w:rPr>
      </w:pPr>
      <w:r w:rsidRPr="00956FDD">
        <w:rPr>
          <w:lang w:val="de-DE"/>
        </w:rPr>
        <w:t xml:space="preserve">YANG </w:t>
      </w:r>
      <w:proofErr w:type="spellStart"/>
      <w:r w:rsidRPr="00956FDD">
        <w:rPr>
          <w:lang w:val="de-DE"/>
        </w:rPr>
        <w:t>patterns</w:t>
      </w:r>
      <w:proofErr w:type="spellEnd"/>
      <w:r w:rsidRPr="00956FDD">
        <w:rPr>
          <w:lang w:val="de-DE"/>
        </w:rPr>
        <w:t xml:space="preserve"> (</w:t>
      </w:r>
      <w:hyperlink r:id="rId13" w:history="1">
        <w:r w:rsidRPr="00100493">
          <w:rPr>
            <w:rStyle w:val="Hyperlink"/>
            <w:lang w:val="de-DE"/>
          </w:rPr>
          <w:t>https://tools.ietf.org/html/draft-schoenw-netmod-yang-pattern</w:t>
        </w:r>
      </w:hyperlink>
      <w:r w:rsidRPr="00956FDD">
        <w:rPr>
          <w:lang w:val="de-DE"/>
        </w:rPr>
        <w:t>)</w:t>
      </w:r>
    </w:p>
    <w:p w:rsidR="00B342D6" w:rsidRPr="00B342D6" w:rsidRDefault="00B342D6" w:rsidP="00B342D6">
      <w:pPr>
        <w:pStyle w:val="Listenabsatz"/>
        <w:numPr>
          <w:ilvl w:val="0"/>
          <w:numId w:val="29"/>
        </w:numPr>
        <w:tabs>
          <w:tab w:val="left" w:pos="709"/>
        </w:tabs>
        <w:ind w:hanging="578"/>
      </w:pPr>
      <w:bookmarkStart w:id="67" w:name="_Ref428448481"/>
      <w:bookmarkStart w:id="68" w:name="_Toc394403601"/>
      <w:r>
        <w:t xml:space="preserve">ONF </w:t>
      </w:r>
      <w:r w:rsidRPr="00B342D6">
        <w:t>TR-514</w:t>
      </w:r>
      <w:r>
        <w:t xml:space="preserve"> “</w:t>
      </w:r>
      <w:r w:rsidRPr="00B342D6">
        <w:t>UML Modeling Guidelines 1.0</w:t>
      </w:r>
      <w:r>
        <w:t>” (</w:t>
      </w:r>
      <w:hyperlink r:id="rId14" w:history="1">
        <w:r w:rsidRPr="00FA4B66">
          <w:rPr>
            <w:rStyle w:val="Hyperlink"/>
          </w:rPr>
          <w:t>https://www.opennetworking.org/images/stories/downloads/sdn-resources/technical-reports/UML_Modeling_Guidelines_V1.0.pdf</w:t>
        </w:r>
      </w:hyperlink>
      <w:r>
        <w:t>)</w:t>
      </w:r>
      <w:bookmarkEnd w:id="67"/>
    </w:p>
    <w:p w:rsidR="005C0B26" w:rsidRDefault="005C0B26" w:rsidP="009B6F01">
      <w:pPr>
        <w:pStyle w:val="berschrift1"/>
      </w:pPr>
      <w:bookmarkStart w:id="69" w:name="_Toc430330716"/>
      <w:r>
        <w:t>Overview</w:t>
      </w:r>
      <w:bookmarkEnd w:id="68"/>
      <w:bookmarkEnd w:id="69"/>
    </w:p>
    <w:p w:rsidR="005C0B26" w:rsidRDefault="005C0B26" w:rsidP="009B6F01">
      <w:pPr>
        <w:pStyle w:val="berschrift2"/>
      </w:pPr>
      <w:bookmarkStart w:id="70" w:name="_Toc394403602"/>
      <w:bookmarkStart w:id="71" w:name="_Toc430330717"/>
      <w:r>
        <w:t>Documentation Overview</w:t>
      </w:r>
      <w:bookmarkEnd w:id="70"/>
      <w:bookmarkEnd w:id="71"/>
    </w:p>
    <w:p w:rsidR="005C0B26" w:rsidRDefault="00753026" w:rsidP="005C0B26">
      <w:r w:rsidRPr="00753026">
        <w:t xml:space="preserve">This document is part of a series of Technical Recommendations. The location of this document within the documentation architecture is shown in </w:t>
      </w:r>
      <w:r w:rsidR="009D680C">
        <w:fldChar w:fldCharType="begin"/>
      </w:r>
      <w:r>
        <w:instrText xml:space="preserve"> REF _Ref394487552 \h </w:instrText>
      </w:r>
      <w:r w:rsidR="009D680C">
        <w:fldChar w:fldCharType="separate"/>
      </w:r>
      <w:r w:rsidR="00745A31">
        <w:t xml:space="preserve">Figure </w:t>
      </w:r>
      <w:r w:rsidR="00745A31">
        <w:rPr>
          <w:noProof/>
        </w:rPr>
        <w:t>3</w:t>
      </w:r>
      <w:r w:rsidR="00745A31">
        <w:t>.</w:t>
      </w:r>
      <w:r w:rsidR="00745A31">
        <w:rPr>
          <w:noProof/>
        </w:rPr>
        <w:t>1</w:t>
      </w:r>
      <w:r w:rsidR="009D680C">
        <w:fldChar w:fldCharType="end"/>
      </w:r>
      <w:r w:rsidRPr="00753026">
        <w:t xml:space="preserve"> below:</w:t>
      </w:r>
    </w:p>
    <w:p w:rsidR="00C54BEE" w:rsidRDefault="009B6F01" w:rsidP="00C54BEE">
      <w:pPr>
        <w:pStyle w:val="Beschriftung"/>
        <w:keepNext/>
        <w:jc w:val="left"/>
      </w:pPr>
      <w:ins w:id="72" w:author="Bernd" w:date="2015-09-18T08:52:00Z">
        <w:r>
          <w:object w:dxaOrig="7215" w:dyaOrig="5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2.75pt;height:427.5pt" o:ole="">
              <v:imagedata r:id="rId15" o:title="" cropleft="4197f" cropright="8149f"/>
            </v:shape>
            <o:OLEObject Type="Embed" ProgID="PowerPoint.Slide.12" ShapeID="_x0000_i1027" DrawAspect="Content" ObjectID="_1504088207" r:id="rId16"/>
          </w:object>
        </w:r>
      </w:ins>
      <w:del w:id="73" w:author="Bernd" w:date="2015-09-18T08:52:00Z">
        <w:r w:rsidR="00A07E60" w:rsidDel="00535C68">
          <w:object w:dxaOrig="7095" w:dyaOrig="5318">
            <v:shape id="_x0000_i1025" type="#_x0000_t75" style="width:466.5pt;height:436.5pt" o:ole="">
              <v:imagedata r:id="rId17" o:title="" cropleft="4649f" cropright="8538f"/>
            </v:shape>
            <o:OLEObject Type="Embed" ProgID="PowerPoint.Slide.12" ShapeID="_x0000_i1025" DrawAspect="Content" ObjectID="_1504088208" r:id="rId18"/>
          </w:object>
        </w:r>
      </w:del>
    </w:p>
    <w:p w:rsidR="00C54BEE" w:rsidRDefault="00C54BEE" w:rsidP="009B6F01">
      <w:pPr>
        <w:pStyle w:val="FigureCaption"/>
        <w:outlineLvl w:val="0"/>
      </w:pPr>
      <w:bookmarkStart w:id="74" w:name="_Ref394487552"/>
      <w:bookmarkStart w:id="75" w:name="_Toc394403627"/>
      <w:bookmarkStart w:id="76" w:name="_Toc430330750"/>
      <w:r>
        <w:t xml:space="preserve">Figure </w:t>
      </w:r>
      <w:r w:rsidR="009D680C">
        <w:fldChar w:fldCharType="begin"/>
      </w:r>
      <w:r w:rsidR="00616E64">
        <w:instrText xml:space="preserve"> STYLEREF 1 \s </w:instrText>
      </w:r>
      <w:r w:rsidR="009D680C">
        <w:fldChar w:fldCharType="separate"/>
      </w:r>
      <w:r w:rsidR="00745A31">
        <w:rPr>
          <w:noProof/>
        </w:rPr>
        <w:t>3</w:t>
      </w:r>
      <w:r w:rsidR="009D680C">
        <w:fldChar w:fldCharType="end"/>
      </w:r>
      <w:r>
        <w:t>.</w:t>
      </w:r>
      <w:r w:rsidR="009D680C">
        <w:fldChar w:fldCharType="begin"/>
      </w:r>
      <w:r w:rsidR="00616E64">
        <w:instrText xml:space="preserve"> SEQ Figure \* ARABIC \s 1 </w:instrText>
      </w:r>
      <w:r w:rsidR="009D680C">
        <w:fldChar w:fldCharType="separate"/>
      </w:r>
      <w:r w:rsidR="00745A31">
        <w:rPr>
          <w:noProof/>
        </w:rPr>
        <w:t>1</w:t>
      </w:r>
      <w:r w:rsidR="009D680C">
        <w:fldChar w:fldCharType="end"/>
      </w:r>
      <w:bookmarkEnd w:id="74"/>
      <w:r>
        <w:t xml:space="preserve">: </w:t>
      </w:r>
      <w:r w:rsidR="0046308B">
        <w:t>ONF Specification Architecture</w:t>
      </w:r>
      <w:bookmarkEnd w:id="75"/>
      <w:bookmarkEnd w:id="76"/>
    </w:p>
    <w:p w:rsidR="00CF61D4" w:rsidRPr="005C0B26" w:rsidRDefault="00CF61D4" w:rsidP="005C0B26"/>
    <w:p w:rsidR="005752F2" w:rsidRDefault="007041BA" w:rsidP="009B6F01">
      <w:pPr>
        <w:pStyle w:val="berschrift1"/>
      </w:pPr>
      <w:bookmarkStart w:id="77" w:name="_Toc430330718"/>
      <w:bookmarkEnd w:id="64"/>
      <w:r>
        <w:t>Mapping Guidelines</w:t>
      </w:r>
      <w:bookmarkEnd w:id="77"/>
    </w:p>
    <w:p w:rsidR="00CF61D4" w:rsidRDefault="004F0768" w:rsidP="005752F2">
      <w:r>
        <w:t xml:space="preserve">The mappings are defined in table format and are structured based on the UML </w:t>
      </w:r>
      <w:proofErr w:type="spellStart"/>
      <w:r>
        <w:t>artefacts</w:t>
      </w:r>
      <w:proofErr w:type="spellEnd"/>
      <w:r w:rsidR="00B342D6">
        <w:t xml:space="preserve"> defined in </w:t>
      </w:r>
      <w:r w:rsidR="009D680C">
        <w:fldChar w:fldCharType="begin"/>
      </w:r>
      <w:r w:rsidR="00547F09">
        <w:instrText xml:space="preserve"> REF _Ref428448481 \n \h </w:instrText>
      </w:r>
      <w:r w:rsidR="009D680C">
        <w:fldChar w:fldCharType="separate"/>
      </w:r>
      <w:r w:rsidR="00745A31">
        <w:t>[7]</w:t>
      </w:r>
      <w:r w:rsidR="009D680C">
        <w:fldChar w:fldCharType="end"/>
      </w:r>
      <w:r>
        <w:t>. The first part of the table (</w:t>
      </w:r>
      <w:proofErr w:type="spellStart"/>
      <w:r>
        <w:t>coloured</w:t>
      </w:r>
      <w:proofErr w:type="spellEnd"/>
      <w:r>
        <w:t xml:space="preserve"> cells) show the mapping of the required UML </w:t>
      </w:r>
      <w:proofErr w:type="spellStart"/>
      <w:r>
        <w:t>artefacts</w:t>
      </w:r>
      <w:proofErr w:type="spellEnd"/>
      <w:r>
        <w:t xml:space="preserve"> to YANG. The second part of the table (</w:t>
      </w:r>
      <w:proofErr w:type="spellStart"/>
      <w:r>
        <w:t>uncoloured</w:t>
      </w:r>
      <w:proofErr w:type="spellEnd"/>
      <w:r>
        <w:t xml:space="preserve"> cells) show the </w:t>
      </w:r>
      <w:r w:rsidR="009D4D03">
        <w:t xml:space="preserve">potential </w:t>
      </w:r>
      <w:r>
        <w:t xml:space="preserve">mapping of the </w:t>
      </w:r>
      <w:r w:rsidR="009D4D03">
        <w:t xml:space="preserve">remaining YANG </w:t>
      </w:r>
      <w:proofErr w:type="spellStart"/>
      <w:r w:rsidR="009D4D03">
        <w:t>substatements</w:t>
      </w:r>
      <w:proofErr w:type="spellEnd"/>
      <w:r w:rsidR="009D4D03">
        <w:t xml:space="preserve"> (not used in the first part of the table) to</w:t>
      </w:r>
      <w:r>
        <w:t xml:space="preserve"> UML </w:t>
      </w:r>
      <w:proofErr w:type="spellStart"/>
      <w:r>
        <w:t>artefacts</w:t>
      </w:r>
      <w:proofErr w:type="spellEnd"/>
      <w:r>
        <w:t>.</w:t>
      </w:r>
      <w:r w:rsidR="00735864">
        <w:br/>
        <w:t>Example mappings are shown below the mapping tables.</w:t>
      </w:r>
    </w:p>
    <w:p w:rsidR="009B41EE" w:rsidRDefault="008364E7" w:rsidP="005752F2">
      <w:r>
        <w:t>Op</w:t>
      </w:r>
      <w:r w:rsidR="009B41EE">
        <w:t xml:space="preserve">en issues are </w:t>
      </w:r>
      <w:r>
        <w:t xml:space="preserve">either </w:t>
      </w:r>
      <w:r w:rsidR="009B41EE">
        <w:t xml:space="preserve">marked in </w:t>
      </w:r>
      <w:r w:rsidR="009B41EE" w:rsidRPr="008364E7">
        <w:rPr>
          <w:highlight w:val="yellow"/>
        </w:rPr>
        <w:t>yellow</w:t>
      </w:r>
      <w:r w:rsidR="009B41EE">
        <w:t xml:space="preserve"> </w:t>
      </w:r>
      <w:r>
        <w:t xml:space="preserve">and/or listed in a </w:t>
      </w:r>
      <w:r w:rsidRPr="008364E7">
        <w:rPr>
          <w:bdr w:val="single" w:sz="4" w:space="0" w:color="auto"/>
          <w:shd w:val="clear" w:color="auto" w:fill="F4CCCB" w:themeFill="accent6" w:themeFillTint="33"/>
        </w:rPr>
        <w:t>light red box</w:t>
      </w:r>
      <w:r>
        <w:t>.</w:t>
      </w:r>
      <w:r w:rsidR="00284E3E">
        <w:br/>
        <w:t xml:space="preserve">General mapping issues are defined in section </w:t>
      </w:r>
      <w:r w:rsidR="009D680C">
        <w:fldChar w:fldCharType="begin"/>
      </w:r>
      <w:r w:rsidR="00284E3E">
        <w:instrText xml:space="preserve"> REF _Ref425490624 \n \h </w:instrText>
      </w:r>
      <w:r w:rsidR="009D680C">
        <w:fldChar w:fldCharType="separate"/>
      </w:r>
      <w:r w:rsidR="00745A31">
        <w:t>4.11</w:t>
      </w:r>
      <w:r w:rsidR="009D680C">
        <w:fldChar w:fldCharType="end"/>
      </w:r>
      <w:r w:rsidR="00284E3E">
        <w:t>.</w:t>
      </w:r>
    </w:p>
    <w:p w:rsidR="009D4D03" w:rsidRDefault="009D4D03" w:rsidP="005752F2"/>
    <w:p w:rsidR="007041BA" w:rsidRDefault="002B7DFC" w:rsidP="009B6F01">
      <w:pPr>
        <w:pStyle w:val="berschrift2"/>
      </w:pPr>
      <w:bookmarkStart w:id="78" w:name="_Toc430330719"/>
      <w:r w:rsidRPr="002B7DFC">
        <w:t>Mapping of Object Classes</w:t>
      </w:r>
      <w:bookmarkEnd w:id="78"/>
    </w:p>
    <w:p w:rsidR="007041BA" w:rsidRDefault="007041BA" w:rsidP="005752F2"/>
    <w:p w:rsidR="00F70C2E" w:rsidRDefault="00F70C2E" w:rsidP="00F70C2E">
      <w:pPr>
        <w:pStyle w:val="TableCaption"/>
      </w:pPr>
      <w:bookmarkStart w:id="79" w:name="_Ref424285215"/>
      <w:bookmarkStart w:id="80" w:name="_Toc420597468"/>
      <w:bookmarkStart w:id="81" w:name="_Toc430330754"/>
      <w:r>
        <w:t xml:space="preserve">Table </w:t>
      </w:r>
      <w:r w:rsidR="009D680C">
        <w:fldChar w:fldCharType="begin"/>
      </w:r>
      <w:r w:rsidR="00041849">
        <w:instrText xml:space="preserve"> STYLEREF 1 \s </w:instrText>
      </w:r>
      <w:r w:rsidR="009D680C">
        <w:fldChar w:fldCharType="separate"/>
      </w:r>
      <w:r w:rsidR="00745A31">
        <w:rPr>
          <w:noProof/>
        </w:rPr>
        <w:t>4</w:t>
      </w:r>
      <w:r w:rsidR="009D680C">
        <w:rPr>
          <w:noProof/>
        </w:rPr>
        <w:fldChar w:fldCharType="end"/>
      </w:r>
      <w:r>
        <w:t>.</w:t>
      </w:r>
      <w:r w:rsidR="009D680C">
        <w:fldChar w:fldCharType="begin"/>
      </w:r>
      <w:r w:rsidR="004248C1">
        <w:instrText xml:space="preserve"> SEQ Table \* ARABIC \s 1 </w:instrText>
      </w:r>
      <w:r w:rsidR="009D680C">
        <w:fldChar w:fldCharType="separate"/>
      </w:r>
      <w:r w:rsidR="00745A31">
        <w:rPr>
          <w:noProof/>
        </w:rPr>
        <w:t>1</w:t>
      </w:r>
      <w:r w:rsidR="009D680C">
        <w:rPr>
          <w:noProof/>
        </w:rPr>
        <w:fldChar w:fldCharType="end"/>
      </w:r>
      <w:bookmarkEnd w:id="79"/>
      <w:r>
        <w:t>: Object Class Mapping</w:t>
      </w:r>
      <w:bookmarkEnd w:id="80"/>
      <w:ins w:id="82" w:author="Bernd" w:date="2015-09-18T08:52:00Z">
        <w:r w:rsidR="00535C68">
          <w:br/>
          <w:t>(</w:t>
        </w:r>
        <w:r w:rsidR="00535C68" w:rsidRPr="00335A79">
          <w:t>Mappings required by currently used UML artifacts</w:t>
        </w:r>
        <w:r w:rsidR="00535C68">
          <w:t>)</w:t>
        </w:r>
      </w:ins>
      <w:bookmarkEnd w:id="81"/>
    </w:p>
    <w:tbl>
      <w:tblPr>
        <w:tblStyle w:val="Tabellengitternetz"/>
        <w:tblW w:w="0" w:type="auto"/>
        <w:tblLook w:val="04A0"/>
      </w:tblPr>
      <w:tblGrid>
        <w:gridCol w:w="2905"/>
        <w:gridCol w:w="2835"/>
        <w:gridCol w:w="3760"/>
      </w:tblGrid>
      <w:tr w:rsidR="00D70108" w:rsidRPr="004919D2" w:rsidTr="002D7103">
        <w:tc>
          <w:tcPr>
            <w:tcW w:w="9500" w:type="dxa"/>
            <w:gridSpan w:val="3"/>
            <w:shd w:val="clear" w:color="auto" w:fill="BAE3A7" w:themeFill="accent5" w:themeFillTint="66"/>
          </w:tcPr>
          <w:p w:rsidR="00D70108" w:rsidRPr="004919D2" w:rsidRDefault="00D70108" w:rsidP="003B13DA">
            <w:pPr>
              <w:jc w:val="center"/>
              <w:rPr>
                <w:szCs w:val="24"/>
              </w:rPr>
            </w:pPr>
            <w:r w:rsidRPr="004919D2">
              <w:rPr>
                <w:szCs w:val="24"/>
              </w:rPr>
              <w:t>Object Class</w:t>
            </w:r>
            <w:r w:rsidR="003B13DA">
              <w:rPr>
                <w:szCs w:val="24"/>
              </w:rPr>
              <w:br/>
            </w:r>
            <w:r w:rsidRPr="004919D2">
              <w:rPr>
                <w:szCs w:val="24"/>
              </w:rPr>
              <w:sym w:font="Wingdings" w:char="F0E0"/>
            </w:r>
            <w:r w:rsidRPr="004919D2">
              <w:rPr>
                <w:szCs w:val="24"/>
              </w:rPr>
              <w:t xml:space="preserve"> “list” statement (key property</w:t>
            </w:r>
            <w:r w:rsidR="003B13DA" w:rsidRPr="003B13DA">
              <w:rPr>
                <w:szCs w:val="24"/>
              </w:rPr>
              <w:t>, multiple instances</w:t>
            </w:r>
            <w:r w:rsidRPr="004919D2">
              <w:rPr>
                <w:szCs w:val="24"/>
              </w:rPr>
              <w:t>)</w:t>
            </w:r>
            <w:r w:rsidR="00422938">
              <w:rPr>
                <w:szCs w:val="24"/>
              </w:rPr>
              <w:t xml:space="preserve"> or “container” statement</w:t>
            </w:r>
            <w:r w:rsidR="003B13DA">
              <w:rPr>
                <w:szCs w:val="24"/>
              </w:rPr>
              <w:t xml:space="preserve"> </w:t>
            </w:r>
            <w:r w:rsidR="003B13DA" w:rsidRPr="003B13DA">
              <w:rPr>
                <w:szCs w:val="24"/>
              </w:rPr>
              <w:t>(single instance) or "grouping" statement</w:t>
            </w:r>
          </w:p>
        </w:tc>
      </w:tr>
      <w:tr w:rsidR="00D70108" w:rsidRPr="004919D2" w:rsidTr="002D7103">
        <w:tc>
          <w:tcPr>
            <w:tcW w:w="2905" w:type="dxa"/>
            <w:shd w:val="clear" w:color="auto" w:fill="EEF1A5" w:themeFill="accent2" w:themeFillTint="66"/>
          </w:tcPr>
          <w:p w:rsidR="00D70108" w:rsidRPr="004919D2" w:rsidRDefault="004919D2" w:rsidP="00B50A80">
            <w:pPr>
              <w:rPr>
                <w:szCs w:val="24"/>
              </w:rPr>
            </w:pPr>
            <w:r w:rsidRPr="004919D2">
              <w:rPr>
                <w:szCs w:val="24"/>
              </w:rPr>
              <w:t>UML Artifact</w:t>
            </w:r>
          </w:p>
        </w:tc>
        <w:tc>
          <w:tcPr>
            <w:tcW w:w="2835" w:type="dxa"/>
            <w:shd w:val="clear" w:color="auto" w:fill="7BEFFF" w:themeFill="accent1" w:themeFillTint="66"/>
          </w:tcPr>
          <w:p w:rsidR="00D70108" w:rsidRPr="004919D2" w:rsidRDefault="004919D2" w:rsidP="00B50A80">
            <w:pPr>
              <w:rPr>
                <w:szCs w:val="24"/>
              </w:rPr>
            </w:pPr>
            <w:r w:rsidRPr="004919D2">
              <w:rPr>
                <w:szCs w:val="24"/>
              </w:rPr>
              <w:t>YANG Artifact</w:t>
            </w:r>
          </w:p>
        </w:tc>
        <w:tc>
          <w:tcPr>
            <w:tcW w:w="3760" w:type="dxa"/>
            <w:shd w:val="clear" w:color="auto" w:fill="D9D9D9" w:themeFill="background1" w:themeFillShade="D9"/>
          </w:tcPr>
          <w:p w:rsidR="00D70108" w:rsidRPr="004919D2" w:rsidRDefault="004919D2" w:rsidP="004919D2">
            <w:pPr>
              <w:rPr>
                <w:szCs w:val="24"/>
              </w:rPr>
            </w:pPr>
            <w:r w:rsidRPr="004919D2">
              <w:rPr>
                <w:szCs w:val="24"/>
              </w:rPr>
              <w:t>Comments</w:t>
            </w:r>
          </w:p>
        </w:tc>
      </w:tr>
      <w:tr w:rsidR="00D70108" w:rsidRPr="004919D2" w:rsidTr="002D7103">
        <w:trPr>
          <w:tblHeader w:val="off"/>
        </w:trPr>
        <w:tc>
          <w:tcPr>
            <w:tcW w:w="2905" w:type="dxa"/>
            <w:shd w:val="clear" w:color="auto" w:fill="F6F8D2" w:themeFill="accent2" w:themeFillTint="33"/>
          </w:tcPr>
          <w:p w:rsidR="00D70108" w:rsidRPr="004919D2" w:rsidRDefault="004919D2" w:rsidP="00D70108">
            <w:pPr>
              <w:rPr>
                <w:szCs w:val="24"/>
              </w:rPr>
            </w:pPr>
            <w:r w:rsidRPr="003B13DA">
              <w:rPr>
                <w:szCs w:val="24"/>
              </w:rPr>
              <w:t>documentation</w:t>
            </w:r>
          </w:p>
        </w:tc>
        <w:tc>
          <w:tcPr>
            <w:tcW w:w="2835" w:type="dxa"/>
            <w:shd w:val="clear" w:color="auto" w:fill="BDF7FF" w:themeFill="accent1" w:themeFillTint="33"/>
          </w:tcPr>
          <w:p w:rsidR="00D70108" w:rsidRPr="004919D2" w:rsidRDefault="004919D2" w:rsidP="00D70108">
            <w:pPr>
              <w:rPr>
                <w:szCs w:val="24"/>
              </w:rPr>
            </w:pPr>
            <w:r w:rsidRPr="003B13DA">
              <w:rPr>
                <w:szCs w:val="24"/>
              </w:rPr>
              <w:t xml:space="preserve">“description” </w:t>
            </w:r>
            <w:proofErr w:type="spellStart"/>
            <w:r w:rsidRPr="003B13DA">
              <w:rPr>
                <w:szCs w:val="24"/>
              </w:rPr>
              <w:t>substatement</w:t>
            </w:r>
            <w:proofErr w:type="spellEnd"/>
          </w:p>
        </w:tc>
        <w:tc>
          <w:tcPr>
            <w:tcW w:w="3760" w:type="dxa"/>
          </w:tcPr>
          <w:p w:rsidR="00D70108" w:rsidRPr="004919D2" w:rsidRDefault="00D70108" w:rsidP="00D70108">
            <w:pPr>
              <w:rPr>
                <w:szCs w:val="24"/>
              </w:rPr>
            </w:pPr>
          </w:p>
        </w:tc>
      </w:tr>
      <w:tr w:rsidR="00D70108" w:rsidRPr="004919D2" w:rsidTr="002D7103">
        <w:trPr>
          <w:tblHeader w:val="off"/>
        </w:trPr>
        <w:tc>
          <w:tcPr>
            <w:tcW w:w="2905" w:type="dxa"/>
            <w:shd w:val="clear" w:color="auto" w:fill="F6F8D2" w:themeFill="accent2" w:themeFillTint="33"/>
          </w:tcPr>
          <w:p w:rsidR="00D70108" w:rsidRPr="004919D2" w:rsidRDefault="004919D2" w:rsidP="00D70108">
            <w:pPr>
              <w:rPr>
                <w:szCs w:val="24"/>
              </w:rPr>
            </w:pPr>
            <w:proofErr w:type="spellStart"/>
            <w:r w:rsidRPr="003B13DA">
              <w:rPr>
                <w:szCs w:val="24"/>
              </w:rPr>
              <w:t>superclass</w:t>
            </w:r>
            <w:proofErr w:type="spellEnd"/>
            <w:r w:rsidRPr="003B13DA">
              <w:rPr>
                <w:szCs w:val="24"/>
              </w:rPr>
              <w:t>(</w:t>
            </w:r>
            <w:proofErr w:type="spellStart"/>
            <w:r w:rsidRPr="003B13DA">
              <w:rPr>
                <w:szCs w:val="24"/>
              </w:rPr>
              <w:t>es</w:t>
            </w:r>
            <w:proofErr w:type="spellEnd"/>
            <w:r w:rsidRPr="003B13DA">
              <w:rPr>
                <w:szCs w:val="24"/>
              </w:rPr>
              <w:t>)</w:t>
            </w:r>
          </w:p>
        </w:tc>
        <w:tc>
          <w:tcPr>
            <w:tcW w:w="2835" w:type="dxa"/>
            <w:shd w:val="clear" w:color="auto" w:fill="BDF7FF" w:themeFill="accent1" w:themeFillTint="33"/>
          </w:tcPr>
          <w:p w:rsidR="00D70108" w:rsidRPr="004919D2" w:rsidRDefault="0024003A" w:rsidP="00C3305A">
            <w:pPr>
              <w:rPr>
                <w:szCs w:val="24"/>
              </w:rPr>
            </w:pPr>
            <w:del w:id="83" w:author="Bernd" w:date="2015-09-18T09:14:00Z">
              <w:r w:rsidDel="00C3305A">
                <w:rPr>
                  <w:szCs w:val="24"/>
                </w:rPr>
                <w:delText xml:space="preserve">abstract =&gt; </w:delText>
              </w:r>
            </w:del>
            <w:r w:rsidR="003B13DA" w:rsidRPr="003B13DA">
              <w:rPr>
                <w:szCs w:val="24"/>
              </w:rPr>
              <w:t>"grouping" statement</w:t>
            </w:r>
            <w:del w:id="84" w:author="Bernd" w:date="2015-09-18T09:14:00Z">
              <w:r w:rsidDel="00C3305A">
                <w:rPr>
                  <w:szCs w:val="24"/>
                </w:rPr>
                <w:br/>
              </w:r>
              <w:r w:rsidRPr="0024003A" w:rsidDel="00C3305A">
                <w:rPr>
                  <w:szCs w:val="24"/>
                  <w:highlight w:val="yellow"/>
                </w:rPr>
                <w:delText>real =&gt; “augment” statement</w:delText>
              </w:r>
            </w:del>
          </w:p>
        </w:tc>
        <w:tc>
          <w:tcPr>
            <w:tcW w:w="3760" w:type="dxa"/>
          </w:tcPr>
          <w:p w:rsidR="00D70108" w:rsidRPr="004919D2" w:rsidRDefault="00C3305A" w:rsidP="00D70108">
            <w:pPr>
              <w:rPr>
                <w:szCs w:val="24"/>
              </w:rPr>
            </w:pPr>
            <w:ins w:id="85" w:author="Bernd" w:date="2015-09-18T09:14:00Z">
              <w:r w:rsidRPr="00C3305A">
                <w:rPr>
                  <w:szCs w:val="24"/>
                </w:rPr>
                <w:t xml:space="preserve">Concrete </w:t>
              </w:r>
              <w:proofErr w:type="spellStart"/>
              <w:r w:rsidRPr="00C3305A">
                <w:rPr>
                  <w:szCs w:val="24"/>
                </w:rPr>
                <w:t>superclasses</w:t>
              </w:r>
              <w:proofErr w:type="spellEnd"/>
              <w:r w:rsidRPr="00C3305A">
                <w:rPr>
                  <w:szCs w:val="24"/>
                </w:rPr>
                <w:t xml:space="preserve"> are then mapped to container/list which uses these groupings.</w:t>
              </w:r>
            </w:ins>
          </w:p>
        </w:tc>
      </w:tr>
      <w:tr w:rsidR="006F6285" w:rsidRPr="004919D2" w:rsidTr="002D7103">
        <w:trPr>
          <w:tblHeader w:val="off"/>
        </w:trPr>
        <w:tc>
          <w:tcPr>
            <w:tcW w:w="2905" w:type="dxa"/>
            <w:shd w:val="clear" w:color="auto" w:fill="F6F8D2" w:themeFill="accent2" w:themeFillTint="33"/>
          </w:tcPr>
          <w:p w:rsidR="006F6285" w:rsidRPr="004919D2" w:rsidRDefault="006F6285" w:rsidP="00D70108">
            <w:pPr>
              <w:rPr>
                <w:szCs w:val="24"/>
              </w:rPr>
            </w:pPr>
            <w:r w:rsidRPr="004919D2">
              <w:rPr>
                <w:szCs w:val="24"/>
              </w:rPr>
              <w:t>abstract</w:t>
            </w:r>
          </w:p>
        </w:tc>
        <w:tc>
          <w:tcPr>
            <w:tcW w:w="2835" w:type="dxa"/>
            <w:shd w:val="clear" w:color="auto" w:fill="BDF7FF" w:themeFill="accent1" w:themeFillTint="33"/>
          </w:tcPr>
          <w:p w:rsidR="006F6285" w:rsidRPr="00946A57" w:rsidRDefault="006F6285" w:rsidP="003B13DA">
            <w:pPr>
              <w:rPr>
                <w:szCs w:val="24"/>
              </w:rPr>
            </w:pPr>
            <w:r w:rsidRPr="003B13DA">
              <w:rPr>
                <w:szCs w:val="24"/>
              </w:rPr>
              <w:t>"grouping" statement</w:t>
            </w:r>
          </w:p>
        </w:tc>
        <w:tc>
          <w:tcPr>
            <w:tcW w:w="3760" w:type="dxa"/>
          </w:tcPr>
          <w:p w:rsidR="006F6285" w:rsidRPr="004919D2" w:rsidRDefault="006F6285" w:rsidP="00D70108">
            <w:pPr>
              <w:rPr>
                <w:szCs w:val="24"/>
              </w:rPr>
            </w:pPr>
          </w:p>
        </w:tc>
      </w:tr>
      <w:tr w:rsidR="006F6285" w:rsidRPr="004919D2" w:rsidTr="002D7103">
        <w:trPr>
          <w:tblHeader w:val="off"/>
        </w:trPr>
        <w:tc>
          <w:tcPr>
            <w:tcW w:w="2905" w:type="dxa"/>
            <w:shd w:val="clear" w:color="auto" w:fill="F6F8D2" w:themeFill="accent2" w:themeFillTint="33"/>
          </w:tcPr>
          <w:p w:rsidR="006F6285" w:rsidRPr="004919D2" w:rsidRDefault="006F6285" w:rsidP="00D70108">
            <w:pPr>
              <w:rPr>
                <w:szCs w:val="24"/>
              </w:rPr>
            </w:pPr>
            <w:proofErr w:type="spellStart"/>
            <w:r w:rsidRPr="004919D2">
              <w:rPr>
                <w:szCs w:val="24"/>
              </w:rPr>
              <w:t>objectCreationNotification</w:t>
            </w:r>
            <w:proofErr w:type="spellEnd"/>
            <w:r w:rsidR="00617047">
              <w:rPr>
                <w:szCs w:val="24"/>
              </w:rPr>
              <w:br/>
              <w:t>[</w:t>
            </w:r>
            <w:r w:rsidR="00617047" w:rsidRPr="00617047">
              <w:rPr>
                <w:szCs w:val="24"/>
              </w:rPr>
              <w:t>YES/NO/NA</w:t>
            </w:r>
            <w:r w:rsidR="00617047">
              <w:rPr>
                <w:szCs w:val="24"/>
              </w:rPr>
              <w:t>]</w:t>
            </w:r>
          </w:p>
        </w:tc>
        <w:tc>
          <w:tcPr>
            <w:tcW w:w="2835" w:type="dxa"/>
            <w:shd w:val="clear" w:color="auto" w:fill="BDF7FF" w:themeFill="accent1" w:themeFillTint="33"/>
          </w:tcPr>
          <w:p w:rsidR="006F6285" w:rsidRPr="004919D2" w:rsidRDefault="006F6285" w:rsidP="00617047">
            <w:pPr>
              <w:rPr>
                <w:szCs w:val="24"/>
              </w:rPr>
            </w:pPr>
            <w:r>
              <w:rPr>
                <w:szCs w:val="24"/>
              </w:rPr>
              <w:t xml:space="preserve">“notification” </w:t>
            </w:r>
            <w:r w:rsidRPr="00205C12">
              <w:rPr>
                <w:szCs w:val="24"/>
              </w:rPr>
              <w:t>statement</w:t>
            </w:r>
          </w:p>
        </w:tc>
        <w:tc>
          <w:tcPr>
            <w:tcW w:w="3760" w:type="dxa"/>
          </w:tcPr>
          <w:p w:rsidR="006F6285" w:rsidRPr="004919D2" w:rsidRDefault="006F6285" w:rsidP="00617047">
            <w:pPr>
              <w:rPr>
                <w:szCs w:val="24"/>
              </w:rPr>
            </w:pPr>
            <w:r>
              <w:rPr>
                <w:szCs w:val="24"/>
              </w:rPr>
              <w:t xml:space="preserve">See section </w:t>
            </w:r>
            <w:r w:rsidR="009D680C">
              <w:rPr>
                <w:szCs w:val="24"/>
              </w:rPr>
              <w:fldChar w:fldCharType="begin"/>
            </w:r>
            <w:r>
              <w:rPr>
                <w:szCs w:val="24"/>
              </w:rPr>
              <w:instrText xml:space="preserve"> REF _Ref421702051 \r \h </w:instrText>
            </w:r>
            <w:r w:rsidR="009D680C">
              <w:rPr>
                <w:szCs w:val="24"/>
              </w:rPr>
            </w:r>
            <w:r w:rsidR="009D680C">
              <w:rPr>
                <w:szCs w:val="24"/>
              </w:rPr>
              <w:fldChar w:fldCharType="separate"/>
            </w:r>
            <w:r w:rsidR="00745A31">
              <w:rPr>
                <w:szCs w:val="24"/>
              </w:rPr>
              <w:t>4.8</w:t>
            </w:r>
            <w:r w:rsidR="009D680C">
              <w:rPr>
                <w:szCs w:val="24"/>
              </w:rPr>
              <w:fldChar w:fldCharType="end"/>
            </w:r>
            <w:r w:rsidR="0036266C">
              <w:rPr>
                <w:szCs w:val="24"/>
              </w:rPr>
              <w:br/>
            </w:r>
            <w:r w:rsidR="00617047">
              <w:rPr>
                <w:szCs w:val="24"/>
              </w:rPr>
              <w:t>G</w:t>
            </w:r>
            <w:r w:rsidR="00617047" w:rsidRPr="00782A5C">
              <w:rPr>
                <w:szCs w:val="24"/>
              </w:rPr>
              <w:t>oes beyond the simple “a notification has to be sent”</w:t>
            </w:r>
            <w:r w:rsidR="00617047">
              <w:rPr>
                <w:szCs w:val="24"/>
              </w:rPr>
              <w:t>; a tool can construct the signature of the notification by reading the created object.</w:t>
            </w:r>
          </w:p>
        </w:tc>
      </w:tr>
      <w:tr w:rsidR="006F6285" w:rsidRPr="004919D2" w:rsidTr="002D7103">
        <w:trPr>
          <w:tblHeader w:val="off"/>
        </w:trPr>
        <w:tc>
          <w:tcPr>
            <w:tcW w:w="2905" w:type="dxa"/>
            <w:shd w:val="clear" w:color="auto" w:fill="F6F8D2" w:themeFill="accent2" w:themeFillTint="33"/>
          </w:tcPr>
          <w:p w:rsidR="006F6285" w:rsidRPr="004919D2" w:rsidRDefault="006F6285" w:rsidP="00D70108">
            <w:pPr>
              <w:rPr>
                <w:szCs w:val="24"/>
              </w:rPr>
            </w:pPr>
            <w:proofErr w:type="spellStart"/>
            <w:r w:rsidRPr="004919D2">
              <w:rPr>
                <w:szCs w:val="24"/>
              </w:rPr>
              <w:t>objectDeletionNotification</w:t>
            </w:r>
            <w:proofErr w:type="spellEnd"/>
            <w:r w:rsidR="00617047">
              <w:rPr>
                <w:szCs w:val="24"/>
              </w:rPr>
              <w:br/>
              <w:t>[</w:t>
            </w:r>
            <w:r w:rsidR="00617047" w:rsidRPr="00617047">
              <w:rPr>
                <w:szCs w:val="24"/>
              </w:rPr>
              <w:t>YES/NO/NA</w:t>
            </w:r>
            <w:r w:rsidR="00617047">
              <w:rPr>
                <w:szCs w:val="24"/>
              </w:rPr>
              <w:t>]</w:t>
            </w:r>
          </w:p>
        </w:tc>
        <w:tc>
          <w:tcPr>
            <w:tcW w:w="2835" w:type="dxa"/>
            <w:shd w:val="clear" w:color="auto" w:fill="BDF7FF" w:themeFill="accent1" w:themeFillTint="33"/>
          </w:tcPr>
          <w:p w:rsidR="006F6285" w:rsidRPr="004919D2" w:rsidRDefault="006F6285" w:rsidP="00617047">
            <w:pPr>
              <w:rPr>
                <w:szCs w:val="24"/>
              </w:rPr>
            </w:pPr>
            <w:r>
              <w:rPr>
                <w:szCs w:val="24"/>
              </w:rPr>
              <w:t xml:space="preserve">“notification” </w:t>
            </w:r>
            <w:r w:rsidRPr="00205C12">
              <w:rPr>
                <w:szCs w:val="24"/>
              </w:rPr>
              <w:t>statement</w:t>
            </w:r>
          </w:p>
        </w:tc>
        <w:tc>
          <w:tcPr>
            <w:tcW w:w="3760" w:type="dxa"/>
          </w:tcPr>
          <w:p w:rsidR="006F6285" w:rsidRPr="004919D2" w:rsidRDefault="006F6285" w:rsidP="00617047">
            <w:pPr>
              <w:rPr>
                <w:szCs w:val="24"/>
              </w:rPr>
            </w:pPr>
            <w:r>
              <w:rPr>
                <w:szCs w:val="24"/>
              </w:rPr>
              <w:t xml:space="preserve">See section </w:t>
            </w:r>
            <w:r w:rsidR="009D680C">
              <w:rPr>
                <w:szCs w:val="24"/>
              </w:rPr>
              <w:fldChar w:fldCharType="begin"/>
            </w:r>
            <w:r>
              <w:rPr>
                <w:szCs w:val="24"/>
              </w:rPr>
              <w:instrText xml:space="preserve"> REF _Ref421702051 \r \h </w:instrText>
            </w:r>
            <w:r w:rsidR="009D680C">
              <w:rPr>
                <w:szCs w:val="24"/>
              </w:rPr>
            </w:r>
            <w:r w:rsidR="009D680C">
              <w:rPr>
                <w:szCs w:val="24"/>
              </w:rPr>
              <w:fldChar w:fldCharType="separate"/>
            </w:r>
            <w:r w:rsidR="00745A31">
              <w:rPr>
                <w:szCs w:val="24"/>
              </w:rPr>
              <w:t>4.8</w:t>
            </w:r>
            <w:r w:rsidR="009D680C">
              <w:rPr>
                <w:szCs w:val="24"/>
              </w:rPr>
              <w:fldChar w:fldCharType="end"/>
            </w:r>
            <w:r w:rsidR="00617047">
              <w:rPr>
                <w:szCs w:val="24"/>
              </w:rPr>
              <w:br/>
              <w:t>G</w:t>
            </w:r>
            <w:r w:rsidR="00617047" w:rsidRPr="00782A5C">
              <w:rPr>
                <w:szCs w:val="24"/>
              </w:rPr>
              <w:t>oes beyond the simple “a notification has to be sent”</w:t>
            </w:r>
            <w:r w:rsidR="00617047">
              <w:rPr>
                <w:szCs w:val="24"/>
              </w:rPr>
              <w:t>; a tool can construct the signature of the notification by providing the object identifier of the deleted object (i.e., not necessary to provide the attributes of the deleted object).</w:t>
            </w:r>
          </w:p>
        </w:tc>
      </w:tr>
      <w:tr w:rsidR="008961DC" w:rsidRPr="004919D2" w:rsidTr="002D7103">
        <w:trPr>
          <w:tblHeader w:val="off"/>
        </w:trPr>
        <w:tc>
          <w:tcPr>
            <w:tcW w:w="2905" w:type="dxa"/>
            <w:shd w:val="clear" w:color="auto" w:fill="F6F8D2" w:themeFill="accent2" w:themeFillTint="33"/>
          </w:tcPr>
          <w:p w:rsidR="008961DC" w:rsidRPr="004919D2" w:rsidRDefault="008961DC" w:rsidP="00D70108">
            <w:pPr>
              <w:rPr>
                <w:szCs w:val="24"/>
              </w:rPr>
            </w:pPr>
            <w:r w:rsidRPr="004919D2">
              <w:rPr>
                <w:szCs w:val="24"/>
              </w:rPr>
              <w:t>support</w:t>
            </w:r>
          </w:p>
        </w:tc>
        <w:tc>
          <w:tcPr>
            <w:tcW w:w="2835" w:type="dxa"/>
            <w:vMerge w:val="restart"/>
            <w:shd w:val="clear" w:color="auto" w:fill="BDF7FF" w:themeFill="accent1" w:themeFillTint="33"/>
          </w:tcPr>
          <w:p w:rsidR="008961DC" w:rsidRPr="004919D2" w:rsidRDefault="008961DC" w:rsidP="008961DC">
            <w:pPr>
              <w:rPr>
                <w:szCs w:val="24"/>
              </w:rPr>
            </w:pPr>
            <w:r w:rsidRPr="004919D2">
              <w:rPr>
                <w:szCs w:val="24"/>
              </w:rPr>
              <w:t xml:space="preserve">“if-feature” </w:t>
            </w:r>
            <w:proofErr w:type="spellStart"/>
            <w:r w:rsidRPr="004919D2">
              <w:rPr>
                <w:szCs w:val="24"/>
              </w:rPr>
              <w:t>substatement</w:t>
            </w:r>
            <w:proofErr w:type="spellEnd"/>
          </w:p>
        </w:tc>
        <w:tc>
          <w:tcPr>
            <w:tcW w:w="3760" w:type="dxa"/>
            <w:vMerge w:val="restart"/>
          </w:tcPr>
          <w:p w:rsidR="008961DC" w:rsidRPr="004919D2" w:rsidRDefault="008961DC" w:rsidP="00D70108">
            <w:pPr>
              <w:rPr>
                <w:szCs w:val="24"/>
              </w:rPr>
            </w:pPr>
            <w:r w:rsidRPr="008961DC">
              <w:rPr>
                <w:szCs w:val="24"/>
              </w:rPr>
              <w:t>Support and condition belong together. If the “support” is conditional, then the “condition” explains the conditions under which the class has to be supported.</w:t>
            </w:r>
          </w:p>
        </w:tc>
      </w:tr>
      <w:tr w:rsidR="008961DC" w:rsidRPr="004919D2" w:rsidTr="002D7103">
        <w:trPr>
          <w:tblHeader w:val="off"/>
        </w:trPr>
        <w:tc>
          <w:tcPr>
            <w:tcW w:w="2905" w:type="dxa"/>
            <w:shd w:val="clear" w:color="auto" w:fill="F6F8D2" w:themeFill="accent2" w:themeFillTint="33"/>
          </w:tcPr>
          <w:p w:rsidR="008961DC" w:rsidRPr="004919D2" w:rsidRDefault="008961DC" w:rsidP="00D70108">
            <w:pPr>
              <w:rPr>
                <w:szCs w:val="24"/>
              </w:rPr>
            </w:pPr>
            <w:r w:rsidRPr="004919D2">
              <w:rPr>
                <w:szCs w:val="24"/>
              </w:rPr>
              <w:t>condition</w:t>
            </w:r>
          </w:p>
        </w:tc>
        <w:tc>
          <w:tcPr>
            <w:tcW w:w="2835" w:type="dxa"/>
            <w:vMerge/>
            <w:shd w:val="clear" w:color="auto" w:fill="BDF7FF" w:themeFill="accent1" w:themeFillTint="33"/>
          </w:tcPr>
          <w:p w:rsidR="008961DC" w:rsidRPr="004919D2" w:rsidRDefault="008961DC" w:rsidP="00D70108">
            <w:pPr>
              <w:rPr>
                <w:szCs w:val="24"/>
              </w:rPr>
            </w:pPr>
          </w:p>
        </w:tc>
        <w:tc>
          <w:tcPr>
            <w:tcW w:w="3760" w:type="dxa"/>
            <w:vMerge/>
          </w:tcPr>
          <w:p w:rsidR="008961DC" w:rsidRPr="004919D2" w:rsidRDefault="008961DC" w:rsidP="00D70108">
            <w:pPr>
              <w:rPr>
                <w:szCs w:val="24"/>
              </w:rPr>
            </w:pPr>
          </w:p>
        </w:tc>
      </w:tr>
      <w:tr w:rsidR="006F6285" w:rsidRPr="00205C12" w:rsidTr="002D7103">
        <w:trPr>
          <w:tblHeader w:val="off"/>
        </w:trPr>
        <w:tc>
          <w:tcPr>
            <w:tcW w:w="2905" w:type="dxa"/>
            <w:shd w:val="clear" w:color="auto" w:fill="F6F8D2" w:themeFill="accent2" w:themeFillTint="33"/>
          </w:tcPr>
          <w:p w:rsidR="006F6285" w:rsidRPr="00205C12" w:rsidRDefault="006F6285" w:rsidP="00D70108">
            <w:pPr>
              <w:rPr>
                <w:szCs w:val="24"/>
              </w:rPr>
            </w:pPr>
            <w:r>
              <w:rPr>
                <w:szCs w:val="24"/>
              </w:rPr>
              <w:t>operation</w:t>
            </w:r>
          </w:p>
        </w:tc>
        <w:tc>
          <w:tcPr>
            <w:tcW w:w="2835" w:type="dxa"/>
            <w:shd w:val="clear" w:color="auto" w:fill="BDF7FF" w:themeFill="accent1" w:themeFillTint="33"/>
          </w:tcPr>
          <w:p w:rsidR="006F6285" w:rsidRPr="00205C12" w:rsidRDefault="006F6285" w:rsidP="00D70108">
            <w:pPr>
              <w:rPr>
                <w:szCs w:val="24"/>
              </w:rPr>
            </w:pPr>
            <w:r>
              <w:rPr>
                <w:szCs w:val="24"/>
              </w:rPr>
              <w:t xml:space="preserve">“action” </w:t>
            </w:r>
            <w:proofErr w:type="spellStart"/>
            <w:r>
              <w:rPr>
                <w:szCs w:val="24"/>
              </w:rPr>
              <w:t>sub</w:t>
            </w:r>
            <w:r w:rsidRPr="00205C12">
              <w:rPr>
                <w:szCs w:val="24"/>
              </w:rPr>
              <w:t>statement</w:t>
            </w:r>
            <w:proofErr w:type="spellEnd"/>
          </w:p>
        </w:tc>
        <w:tc>
          <w:tcPr>
            <w:tcW w:w="3760" w:type="dxa"/>
          </w:tcPr>
          <w:p w:rsidR="006F6285" w:rsidRPr="00205C12" w:rsidRDefault="00E468C6" w:rsidP="004900DD">
            <w:pPr>
              <w:rPr>
                <w:szCs w:val="24"/>
              </w:rPr>
            </w:pPr>
            <w:r>
              <w:rPr>
                <w:szCs w:val="24"/>
              </w:rPr>
              <w:t xml:space="preserve">YANG 1.0 supports only </w:t>
            </w:r>
            <w:proofErr w:type="spellStart"/>
            <w:r w:rsidR="004900DD">
              <w:rPr>
                <w:szCs w:val="24"/>
              </w:rPr>
              <w:t>rpc</w:t>
            </w:r>
            <w:proofErr w:type="spellEnd"/>
            <w:r w:rsidR="004900DD">
              <w:rPr>
                <w:szCs w:val="24"/>
              </w:rPr>
              <w:t xml:space="preserve"> </w:t>
            </w:r>
            <w:r w:rsidR="004900DD" w:rsidRPr="004900DD">
              <w:rPr>
                <w:szCs w:val="24"/>
              </w:rPr>
              <w:sym w:font="Wingdings" w:char="F0E0"/>
            </w:r>
            <w:r w:rsidR="004900DD">
              <w:rPr>
                <w:szCs w:val="24"/>
              </w:rPr>
              <w:t xml:space="preserve"> add prefix to the </w:t>
            </w:r>
            <w:proofErr w:type="spellStart"/>
            <w:r w:rsidR="004900DD">
              <w:rPr>
                <w:szCs w:val="24"/>
              </w:rPr>
              <w:t>rpc</w:t>
            </w:r>
            <w:proofErr w:type="spellEnd"/>
            <w:r w:rsidR="004900DD">
              <w:rPr>
                <w:szCs w:val="24"/>
              </w:rPr>
              <w:t xml:space="preserve"> name; i.e., </w:t>
            </w:r>
            <w:proofErr w:type="spellStart"/>
            <w:r w:rsidR="004900DD">
              <w:rPr>
                <w:szCs w:val="24"/>
              </w:rPr>
              <w:t>objectClass</w:t>
            </w:r>
            <w:proofErr w:type="spellEnd"/>
            <w:r w:rsidR="004900DD">
              <w:rPr>
                <w:szCs w:val="24"/>
              </w:rPr>
              <w:t>::</w:t>
            </w:r>
            <w:proofErr w:type="spellStart"/>
            <w:r w:rsidR="004900DD">
              <w:rPr>
                <w:szCs w:val="24"/>
              </w:rPr>
              <w:t>rpc</w:t>
            </w:r>
            <w:proofErr w:type="spellEnd"/>
            <w:r>
              <w:rPr>
                <w:szCs w:val="24"/>
              </w:rPr>
              <w:t>;</w:t>
            </w:r>
            <w:r>
              <w:rPr>
                <w:szCs w:val="24"/>
              </w:rPr>
              <w:br/>
              <w:t>action requires YANG 1.1</w:t>
            </w:r>
          </w:p>
        </w:tc>
      </w:tr>
    </w:tbl>
    <w:p w:rsidR="00535C68" w:rsidRDefault="00535C68">
      <w:pPr>
        <w:rPr>
          <w:ins w:id="86" w:author="Bernd" w:date="2015-09-18T08:53:00Z"/>
        </w:rPr>
      </w:pPr>
    </w:p>
    <w:p w:rsidR="00535C68" w:rsidRDefault="00535C68" w:rsidP="00535C68">
      <w:pPr>
        <w:pStyle w:val="TableCaption"/>
        <w:rPr>
          <w:ins w:id="87" w:author="Bernd" w:date="2015-09-18T08:53:00Z"/>
        </w:rPr>
      </w:pPr>
      <w:bookmarkStart w:id="88" w:name="_Toc430178791"/>
      <w:bookmarkStart w:id="89" w:name="_Toc430330755"/>
      <w:ins w:id="90" w:author="Bernd" w:date="2015-09-18T08:53:00Z">
        <w:r>
          <w:t xml:space="preserve">Table </w:t>
        </w:r>
        <w:r w:rsidR="009D680C">
          <w:fldChar w:fldCharType="begin"/>
        </w:r>
        <w:r>
          <w:instrText xml:space="preserve"> STYLEREF 1 \s </w:instrText>
        </w:r>
        <w:r w:rsidR="009D680C">
          <w:fldChar w:fldCharType="separate"/>
        </w:r>
      </w:ins>
      <w:r>
        <w:rPr>
          <w:noProof/>
        </w:rPr>
        <w:t>4</w:t>
      </w:r>
      <w:ins w:id="91" w:author="Bernd" w:date="2015-09-18T08:53:00Z">
        <w:r w:rsidR="009D680C">
          <w:rPr>
            <w:noProof/>
          </w:rPr>
          <w:fldChar w:fldCharType="end"/>
        </w:r>
        <w:r>
          <w:t>.</w:t>
        </w:r>
        <w:r w:rsidR="009D680C">
          <w:fldChar w:fldCharType="begin"/>
        </w:r>
        <w:r>
          <w:instrText xml:space="preserve"> SEQ Table \* ARABIC \s 1 </w:instrText>
        </w:r>
        <w:r w:rsidR="009D680C">
          <w:fldChar w:fldCharType="separate"/>
        </w:r>
        <w:r>
          <w:rPr>
            <w:noProof/>
          </w:rPr>
          <w:t>2</w:t>
        </w:r>
        <w:r w:rsidR="009D680C">
          <w:rPr>
            <w:noProof/>
          </w:rPr>
          <w:fldChar w:fldCharType="end"/>
        </w:r>
        <w:r>
          <w:t>: Object Class Mapping</w:t>
        </w:r>
        <w:r>
          <w:br/>
          <w:t>(</w:t>
        </w:r>
        <w:r w:rsidRPr="00335A79">
          <w:t>Mappings f</w:t>
        </w:r>
        <w:r>
          <w:t xml:space="preserve">or remaining YANG </w:t>
        </w:r>
        <w:proofErr w:type="spellStart"/>
        <w:r>
          <w:t>substatements</w:t>
        </w:r>
        <w:proofErr w:type="spellEnd"/>
        <w:r>
          <w:t>)</w:t>
        </w:r>
        <w:bookmarkEnd w:id="88"/>
        <w:bookmarkEnd w:id="89"/>
      </w:ins>
    </w:p>
    <w:tbl>
      <w:tblPr>
        <w:tblStyle w:val="Tabellengitternetz"/>
        <w:tblW w:w="0" w:type="auto"/>
        <w:tblLook w:val="04A0"/>
      </w:tblPr>
      <w:tblGrid>
        <w:gridCol w:w="2905"/>
        <w:gridCol w:w="2835"/>
        <w:gridCol w:w="3760"/>
      </w:tblGrid>
      <w:tr w:rsidR="00535C68" w:rsidRPr="004919D2" w:rsidTr="00C3305A">
        <w:trPr>
          <w:ins w:id="92" w:author="Bernd" w:date="2015-09-18T08:53:00Z"/>
        </w:trPr>
        <w:tc>
          <w:tcPr>
            <w:tcW w:w="9500" w:type="dxa"/>
            <w:gridSpan w:val="3"/>
            <w:shd w:val="clear" w:color="auto" w:fill="BAE3A7" w:themeFill="accent5" w:themeFillTint="66"/>
          </w:tcPr>
          <w:p w:rsidR="00535C68" w:rsidRPr="004919D2" w:rsidRDefault="00535C68" w:rsidP="00C3305A">
            <w:pPr>
              <w:jc w:val="center"/>
              <w:rPr>
                <w:ins w:id="93" w:author="Bernd" w:date="2015-09-18T08:53:00Z"/>
                <w:szCs w:val="24"/>
              </w:rPr>
            </w:pPr>
            <w:ins w:id="94" w:author="Bernd" w:date="2015-09-18T08:53:00Z">
              <w:r w:rsidRPr="004919D2">
                <w:rPr>
                  <w:szCs w:val="24"/>
                </w:rPr>
                <w:t>Object Class</w:t>
              </w:r>
              <w:r>
                <w:rPr>
                  <w:szCs w:val="24"/>
                </w:rPr>
                <w:br/>
              </w:r>
              <w:r w:rsidRPr="004919D2">
                <w:rPr>
                  <w:szCs w:val="24"/>
                </w:rPr>
                <w:sym w:font="Wingdings" w:char="F0E0"/>
              </w:r>
              <w:r w:rsidRPr="004919D2">
                <w:rPr>
                  <w:szCs w:val="24"/>
                </w:rPr>
                <w:t xml:space="preserve"> “list” statement (key property</w:t>
              </w:r>
              <w:r w:rsidRPr="003B13DA">
                <w:rPr>
                  <w:szCs w:val="24"/>
                </w:rPr>
                <w:t>, multiple instances</w:t>
              </w:r>
              <w:r w:rsidRPr="004919D2">
                <w:rPr>
                  <w:szCs w:val="24"/>
                </w:rPr>
                <w:t>)</w:t>
              </w:r>
              <w:r>
                <w:rPr>
                  <w:szCs w:val="24"/>
                </w:rPr>
                <w:t xml:space="preserve"> or “container” statement </w:t>
              </w:r>
              <w:r w:rsidRPr="003B13DA">
                <w:rPr>
                  <w:szCs w:val="24"/>
                </w:rPr>
                <w:t>(single instance) or "grouping" statement</w:t>
              </w:r>
            </w:ins>
          </w:p>
        </w:tc>
      </w:tr>
      <w:tr w:rsidR="00535C68" w:rsidRPr="004919D2" w:rsidTr="00C3305A">
        <w:trPr>
          <w:ins w:id="95" w:author="Bernd" w:date="2015-09-18T08:53:00Z"/>
        </w:trPr>
        <w:tc>
          <w:tcPr>
            <w:tcW w:w="2905" w:type="dxa"/>
            <w:shd w:val="clear" w:color="auto" w:fill="EEF1A5" w:themeFill="accent2" w:themeFillTint="66"/>
          </w:tcPr>
          <w:p w:rsidR="00535C68" w:rsidRPr="004919D2" w:rsidRDefault="00535C68" w:rsidP="00C3305A">
            <w:pPr>
              <w:rPr>
                <w:ins w:id="96" w:author="Bernd" w:date="2015-09-18T08:53:00Z"/>
                <w:szCs w:val="24"/>
              </w:rPr>
            </w:pPr>
            <w:ins w:id="97" w:author="Bernd" w:date="2015-09-18T08:53:00Z">
              <w:r w:rsidRPr="004919D2">
                <w:rPr>
                  <w:szCs w:val="24"/>
                </w:rPr>
                <w:t>UML Artifact</w:t>
              </w:r>
            </w:ins>
          </w:p>
        </w:tc>
        <w:tc>
          <w:tcPr>
            <w:tcW w:w="2835" w:type="dxa"/>
            <w:shd w:val="clear" w:color="auto" w:fill="7BEFFF" w:themeFill="accent1" w:themeFillTint="66"/>
          </w:tcPr>
          <w:p w:rsidR="00535C68" w:rsidRPr="004919D2" w:rsidRDefault="00535C68" w:rsidP="00C3305A">
            <w:pPr>
              <w:rPr>
                <w:ins w:id="98" w:author="Bernd" w:date="2015-09-18T08:53:00Z"/>
                <w:szCs w:val="24"/>
              </w:rPr>
            </w:pPr>
            <w:ins w:id="99" w:author="Bernd" w:date="2015-09-18T08:53:00Z">
              <w:r w:rsidRPr="004919D2">
                <w:rPr>
                  <w:szCs w:val="24"/>
                </w:rPr>
                <w:t>YANG Artifact</w:t>
              </w:r>
            </w:ins>
          </w:p>
        </w:tc>
        <w:tc>
          <w:tcPr>
            <w:tcW w:w="3760" w:type="dxa"/>
            <w:shd w:val="clear" w:color="auto" w:fill="D9D9D9" w:themeFill="background1" w:themeFillShade="D9"/>
          </w:tcPr>
          <w:p w:rsidR="00535C68" w:rsidRPr="004919D2" w:rsidRDefault="00535C68" w:rsidP="00C3305A">
            <w:pPr>
              <w:rPr>
                <w:ins w:id="100" w:author="Bernd" w:date="2015-09-18T08:53:00Z"/>
                <w:szCs w:val="24"/>
              </w:rPr>
            </w:pPr>
            <w:ins w:id="101" w:author="Bernd" w:date="2015-09-18T08:53:00Z">
              <w:r w:rsidRPr="004919D2">
                <w:rPr>
                  <w:szCs w:val="24"/>
                </w:rPr>
                <w:t>Comments</w:t>
              </w:r>
            </w:ins>
          </w:p>
        </w:tc>
      </w:tr>
      <w:tr w:rsidR="006F6285" w:rsidRPr="00205C12" w:rsidTr="002D7103">
        <w:trPr>
          <w:tblHeader w:val="off"/>
        </w:trPr>
        <w:tc>
          <w:tcPr>
            <w:tcW w:w="2905" w:type="dxa"/>
          </w:tcPr>
          <w:p w:rsidR="006F6285" w:rsidRPr="00205C12" w:rsidRDefault="006F6285" w:rsidP="00B9286F">
            <w:pPr>
              <w:rPr>
                <w:szCs w:val="24"/>
              </w:rPr>
            </w:pPr>
            <w:r>
              <w:rPr>
                <w:szCs w:val="24"/>
              </w:rPr>
              <w:t xml:space="preserve">see section </w:t>
            </w:r>
            <w:r w:rsidR="009D680C">
              <w:rPr>
                <w:szCs w:val="24"/>
              </w:rPr>
              <w:fldChar w:fldCharType="begin"/>
            </w:r>
            <w:r>
              <w:rPr>
                <w:szCs w:val="24"/>
              </w:rPr>
              <w:instrText xml:space="preserve"> REF _Ref420586532 \r \h </w:instrText>
            </w:r>
            <w:r w:rsidR="009D680C">
              <w:rPr>
                <w:szCs w:val="24"/>
              </w:rPr>
            </w:r>
            <w:r w:rsidR="009D680C">
              <w:rPr>
                <w:szCs w:val="24"/>
              </w:rPr>
              <w:fldChar w:fldCharType="separate"/>
            </w:r>
            <w:r w:rsidR="00745A31">
              <w:rPr>
                <w:szCs w:val="24"/>
              </w:rPr>
              <w:t>5.3</w:t>
            </w:r>
            <w:r w:rsidR="009D680C">
              <w:rPr>
                <w:szCs w:val="24"/>
              </w:rPr>
              <w:fldChar w:fldCharType="end"/>
            </w:r>
          </w:p>
        </w:tc>
        <w:tc>
          <w:tcPr>
            <w:tcW w:w="2835" w:type="dxa"/>
          </w:tcPr>
          <w:p w:rsidR="006F6285" w:rsidRPr="00205C12" w:rsidRDefault="006F6285" w:rsidP="00B9286F">
            <w:pPr>
              <w:rPr>
                <w:szCs w:val="24"/>
              </w:rPr>
            </w:pPr>
            <w:r>
              <w:rPr>
                <w:szCs w:val="24"/>
              </w:rPr>
              <w:t xml:space="preserve">“choice” </w:t>
            </w:r>
            <w:proofErr w:type="spellStart"/>
            <w:r>
              <w:rPr>
                <w:szCs w:val="24"/>
              </w:rPr>
              <w:t>sub</w:t>
            </w:r>
            <w:r w:rsidRPr="00205C12">
              <w:rPr>
                <w:szCs w:val="24"/>
              </w:rPr>
              <w:t>statement</w:t>
            </w:r>
            <w:proofErr w:type="spellEnd"/>
          </w:p>
        </w:tc>
        <w:tc>
          <w:tcPr>
            <w:tcW w:w="3760" w:type="dxa"/>
          </w:tcPr>
          <w:p w:rsidR="006F6285" w:rsidRPr="00205C12" w:rsidRDefault="006F6285" w:rsidP="00B9286F">
            <w:pPr>
              <w:rPr>
                <w:szCs w:val="24"/>
              </w:rPr>
            </w:pPr>
          </w:p>
        </w:tc>
      </w:tr>
      <w:tr w:rsidR="006F6285" w:rsidRPr="00205C12" w:rsidTr="002D7103">
        <w:trPr>
          <w:tblHeader w:val="off"/>
        </w:trPr>
        <w:tc>
          <w:tcPr>
            <w:tcW w:w="2905" w:type="dxa"/>
          </w:tcPr>
          <w:p w:rsidR="006F6285" w:rsidRPr="00205C12" w:rsidRDefault="006F6285" w:rsidP="00B9286F">
            <w:pPr>
              <w:rPr>
                <w:szCs w:val="24"/>
              </w:rPr>
            </w:pPr>
          </w:p>
        </w:tc>
        <w:tc>
          <w:tcPr>
            <w:tcW w:w="2835" w:type="dxa"/>
          </w:tcPr>
          <w:p w:rsidR="006F6285" w:rsidRPr="00BC04D5" w:rsidRDefault="005A5E5C" w:rsidP="00B9286F">
            <w:pPr>
              <w:rPr>
                <w:strike/>
                <w:szCs w:val="24"/>
              </w:rPr>
            </w:pPr>
            <w:r w:rsidRPr="005A5E5C">
              <w:rPr>
                <w:strike/>
                <w:szCs w:val="24"/>
              </w:rPr>
              <w:t>“</w:t>
            </w:r>
            <w:proofErr w:type="spellStart"/>
            <w:r w:rsidRPr="005A5E5C">
              <w:rPr>
                <w:strike/>
                <w:szCs w:val="24"/>
              </w:rPr>
              <w:t>config</w:t>
            </w:r>
            <w:proofErr w:type="spellEnd"/>
            <w:r w:rsidRPr="005A5E5C">
              <w:rPr>
                <w:strike/>
                <w:szCs w:val="24"/>
              </w:rPr>
              <w:t xml:space="preserve">” </w:t>
            </w:r>
            <w:proofErr w:type="spellStart"/>
            <w:r w:rsidRPr="005A5E5C">
              <w:rPr>
                <w:strike/>
                <w:szCs w:val="24"/>
              </w:rPr>
              <w:t>substatement</w:t>
            </w:r>
            <w:proofErr w:type="spellEnd"/>
          </w:p>
        </w:tc>
        <w:tc>
          <w:tcPr>
            <w:tcW w:w="3760" w:type="dxa"/>
          </w:tcPr>
          <w:p w:rsidR="006F6285" w:rsidRPr="00205C12" w:rsidRDefault="00C7394D" w:rsidP="00B9286F">
            <w:pPr>
              <w:rPr>
                <w:szCs w:val="24"/>
              </w:rPr>
            </w:pPr>
            <w:r>
              <w:rPr>
                <w:szCs w:val="24"/>
              </w:rPr>
              <w:t>not relevant to object class</w:t>
            </w:r>
          </w:p>
        </w:tc>
      </w:tr>
      <w:tr w:rsidR="006F6285" w:rsidRPr="00205C12" w:rsidTr="002D7103">
        <w:trPr>
          <w:tblHeader w:val="off"/>
        </w:trPr>
        <w:tc>
          <w:tcPr>
            <w:tcW w:w="2905" w:type="dxa"/>
          </w:tcPr>
          <w:p w:rsidR="006F6285" w:rsidRPr="00205C12" w:rsidRDefault="00D35380" w:rsidP="00B9286F">
            <w:pPr>
              <w:rPr>
                <w:szCs w:val="24"/>
              </w:rPr>
            </w:pPr>
            <w:r>
              <w:rPr>
                <w:szCs w:val="24"/>
                <w:highlight w:val="yellow"/>
              </w:rPr>
              <w:t xml:space="preserve">constraints between attribute values </w:t>
            </w:r>
            <w:r w:rsidRPr="00D35380">
              <w:rPr>
                <w:szCs w:val="24"/>
                <w:highlight w:val="yellow"/>
              </w:rPr>
              <w:sym w:font="Wingdings" w:char="F0E0"/>
            </w:r>
            <w:r>
              <w:rPr>
                <w:szCs w:val="24"/>
                <w:highlight w:val="yellow"/>
              </w:rPr>
              <w:t xml:space="preserve"> </w:t>
            </w:r>
            <w:r w:rsidR="006F6285" w:rsidRPr="007E69E8">
              <w:rPr>
                <w:szCs w:val="24"/>
                <w:highlight w:val="yellow"/>
              </w:rPr>
              <w:t>error notification?</w:t>
            </w:r>
            <w:r w:rsidR="0036266C">
              <w:rPr>
                <w:szCs w:val="24"/>
              </w:rPr>
              <w:br/>
            </w:r>
            <w:r w:rsidR="005A5E5C" w:rsidRPr="005A5E5C">
              <w:rPr>
                <w:szCs w:val="24"/>
                <w:highlight w:val="yellow"/>
              </w:rPr>
              <w:t>OCL?</w:t>
            </w:r>
          </w:p>
        </w:tc>
        <w:tc>
          <w:tcPr>
            <w:tcW w:w="2835" w:type="dxa"/>
          </w:tcPr>
          <w:p w:rsidR="006F6285" w:rsidRPr="00205C12" w:rsidRDefault="006F6285" w:rsidP="00B9286F">
            <w:pPr>
              <w:rPr>
                <w:szCs w:val="24"/>
              </w:rPr>
            </w:pPr>
            <w:r>
              <w:rPr>
                <w:szCs w:val="24"/>
              </w:rPr>
              <w:t xml:space="preserve">“must” </w:t>
            </w:r>
            <w:proofErr w:type="spellStart"/>
            <w:r>
              <w:rPr>
                <w:szCs w:val="24"/>
              </w:rPr>
              <w:t>sub</w:t>
            </w:r>
            <w:r w:rsidRPr="00205C12">
              <w:rPr>
                <w:szCs w:val="24"/>
              </w:rPr>
              <w:t>statement</w:t>
            </w:r>
            <w:proofErr w:type="spellEnd"/>
          </w:p>
        </w:tc>
        <w:tc>
          <w:tcPr>
            <w:tcW w:w="3760" w:type="dxa"/>
          </w:tcPr>
          <w:p w:rsidR="006F6285" w:rsidRPr="00205C12" w:rsidRDefault="006F6285" w:rsidP="00D35380">
            <w:pPr>
              <w:rPr>
                <w:szCs w:val="24"/>
              </w:rPr>
            </w:pPr>
          </w:p>
        </w:tc>
      </w:tr>
      <w:tr w:rsidR="006F6285" w:rsidRPr="00205C12" w:rsidTr="002D7103">
        <w:trPr>
          <w:tblHeader w:val="off"/>
        </w:trPr>
        <w:tc>
          <w:tcPr>
            <w:tcW w:w="2905" w:type="dxa"/>
          </w:tcPr>
          <w:p w:rsidR="006F6285" w:rsidRPr="00205C12" w:rsidRDefault="006F6285" w:rsidP="00B9286F">
            <w:pPr>
              <w:rPr>
                <w:szCs w:val="24"/>
              </w:rPr>
            </w:pPr>
            <w:r>
              <w:rPr>
                <w:szCs w:val="24"/>
              </w:rPr>
              <w:lastRenderedPageBreak/>
              <w:t>object identifier</w:t>
            </w:r>
          </w:p>
        </w:tc>
        <w:tc>
          <w:tcPr>
            <w:tcW w:w="2835" w:type="dxa"/>
          </w:tcPr>
          <w:p w:rsidR="006F6285" w:rsidRPr="00205C12" w:rsidRDefault="003B0E2F" w:rsidP="003B0E2F">
            <w:pPr>
              <w:rPr>
                <w:szCs w:val="24"/>
              </w:rPr>
            </w:pPr>
            <w:r>
              <w:rPr>
                <w:szCs w:val="24"/>
              </w:rPr>
              <w:t xml:space="preserve">list::“key” </w:t>
            </w:r>
            <w:proofErr w:type="spellStart"/>
            <w:r>
              <w:rPr>
                <w:szCs w:val="24"/>
              </w:rPr>
              <w:t>sub</w:t>
            </w:r>
            <w:r w:rsidRPr="00205C12">
              <w:rPr>
                <w:szCs w:val="24"/>
              </w:rPr>
              <w:t>statement</w:t>
            </w:r>
            <w:proofErr w:type="spellEnd"/>
          </w:p>
        </w:tc>
        <w:tc>
          <w:tcPr>
            <w:tcW w:w="3760" w:type="dxa"/>
          </w:tcPr>
          <w:p w:rsidR="006F6285" w:rsidRPr="00205C12" w:rsidRDefault="006F6285" w:rsidP="00B9286F">
            <w:pPr>
              <w:rPr>
                <w:szCs w:val="24"/>
              </w:rPr>
            </w:pPr>
          </w:p>
        </w:tc>
      </w:tr>
      <w:tr w:rsidR="006F6285" w:rsidRPr="00205C12" w:rsidTr="002D7103">
        <w:trPr>
          <w:tblHeader w:val="off"/>
        </w:trPr>
        <w:tc>
          <w:tcPr>
            <w:tcW w:w="2905" w:type="dxa"/>
          </w:tcPr>
          <w:p w:rsidR="006F6285" w:rsidRPr="00205C12" w:rsidRDefault="003B0E2F" w:rsidP="003B0E2F">
            <w:pPr>
              <w:rPr>
                <w:szCs w:val="24"/>
              </w:rPr>
            </w:pPr>
            <w:r>
              <w:rPr>
                <w:szCs w:val="24"/>
              </w:rPr>
              <w:t>multiplicity on association</w:t>
            </w:r>
          </w:p>
        </w:tc>
        <w:tc>
          <w:tcPr>
            <w:tcW w:w="2835" w:type="dxa"/>
          </w:tcPr>
          <w:p w:rsidR="006F6285" w:rsidRPr="00205C12" w:rsidRDefault="006F6285" w:rsidP="007C6BD6">
            <w:pPr>
              <w:rPr>
                <w:szCs w:val="24"/>
              </w:rPr>
            </w:pPr>
            <w:r>
              <w:rPr>
                <w:szCs w:val="24"/>
              </w:rPr>
              <w:t>list::</w:t>
            </w:r>
            <w:r w:rsidRPr="00986FE9">
              <w:rPr>
                <w:szCs w:val="24"/>
              </w:rPr>
              <w:t xml:space="preserve">“min-elements” and “max-elements” </w:t>
            </w:r>
            <w:proofErr w:type="spellStart"/>
            <w:r w:rsidRPr="00986FE9">
              <w:rPr>
                <w:szCs w:val="24"/>
              </w:rPr>
              <w:t>substatements</w:t>
            </w:r>
            <w:proofErr w:type="spellEnd"/>
          </w:p>
        </w:tc>
        <w:tc>
          <w:tcPr>
            <w:tcW w:w="3760" w:type="dxa"/>
          </w:tcPr>
          <w:p w:rsidR="006F6285" w:rsidRPr="00205C12" w:rsidRDefault="006F6285" w:rsidP="00B9286F">
            <w:pPr>
              <w:rPr>
                <w:szCs w:val="24"/>
              </w:rPr>
            </w:pPr>
            <w:r w:rsidRPr="00986FE9">
              <w:rPr>
                <w:szCs w:val="24"/>
              </w:rPr>
              <w:t>min-elements</w:t>
            </w:r>
            <w:r>
              <w:rPr>
                <w:szCs w:val="24"/>
              </w:rPr>
              <w:t xml:space="preserve"> default = 0</w:t>
            </w:r>
            <w:r>
              <w:rPr>
                <w:szCs w:val="24"/>
              </w:rPr>
              <w:br/>
            </w:r>
            <w:r w:rsidRPr="00986FE9">
              <w:rPr>
                <w:szCs w:val="24"/>
              </w:rPr>
              <w:t>max-elements</w:t>
            </w:r>
            <w:r>
              <w:rPr>
                <w:szCs w:val="24"/>
              </w:rPr>
              <w:t xml:space="preserve"> default = unbounded</w:t>
            </w:r>
            <w:r>
              <w:rPr>
                <w:szCs w:val="24"/>
              </w:rPr>
              <w:br/>
              <w:t>mandatory default = false</w:t>
            </w:r>
          </w:p>
        </w:tc>
      </w:tr>
      <w:tr w:rsidR="006F6285" w:rsidRPr="00205C12" w:rsidTr="002D7103">
        <w:trPr>
          <w:tblHeader w:val="off"/>
        </w:trPr>
        <w:tc>
          <w:tcPr>
            <w:tcW w:w="2905" w:type="dxa"/>
          </w:tcPr>
          <w:p w:rsidR="006F6285" w:rsidRPr="00205C12" w:rsidRDefault="000E16EE" w:rsidP="00B9286F">
            <w:pPr>
              <w:rPr>
                <w:szCs w:val="24"/>
              </w:rPr>
            </w:pPr>
            <w:r>
              <w:rPr>
                <w:szCs w:val="24"/>
              </w:rPr>
              <w:t>no need now</w:t>
            </w:r>
          </w:p>
        </w:tc>
        <w:tc>
          <w:tcPr>
            <w:tcW w:w="2835" w:type="dxa"/>
          </w:tcPr>
          <w:p w:rsidR="006F6285" w:rsidRPr="002D7103" w:rsidRDefault="005A5E5C" w:rsidP="007C6BD6">
            <w:pPr>
              <w:rPr>
                <w:strike/>
                <w:szCs w:val="24"/>
              </w:rPr>
            </w:pPr>
            <w:r w:rsidRPr="005A5E5C">
              <w:rPr>
                <w:strike/>
                <w:szCs w:val="24"/>
              </w:rPr>
              <w:t xml:space="preserve">list::“ordered-by” </w:t>
            </w:r>
            <w:proofErr w:type="spellStart"/>
            <w:r w:rsidRPr="005A5E5C">
              <w:rPr>
                <w:strike/>
                <w:szCs w:val="24"/>
              </w:rPr>
              <w:t>substatement</w:t>
            </w:r>
            <w:proofErr w:type="spellEnd"/>
          </w:p>
        </w:tc>
        <w:tc>
          <w:tcPr>
            <w:tcW w:w="3760" w:type="dxa"/>
          </w:tcPr>
          <w:p w:rsidR="004F3842" w:rsidRDefault="004F3842" w:rsidP="004F3842">
            <w:pPr>
              <w:rPr>
                <w:szCs w:val="24"/>
              </w:rPr>
            </w:pPr>
            <w:r>
              <w:rPr>
                <w:szCs w:val="24"/>
              </w:rPr>
              <w:t>not relevant to object class</w:t>
            </w:r>
          </w:p>
          <w:p w:rsidR="006F6285" w:rsidRPr="00205C12" w:rsidRDefault="006F6285" w:rsidP="004F3842">
            <w:pPr>
              <w:rPr>
                <w:szCs w:val="24"/>
              </w:rPr>
            </w:pPr>
            <w:r w:rsidRPr="00986FE9">
              <w:rPr>
                <w:szCs w:val="24"/>
              </w:rPr>
              <w:t>ordered-by</w:t>
            </w:r>
            <w:r>
              <w:rPr>
                <w:szCs w:val="24"/>
              </w:rPr>
              <w:t xml:space="preserve"> default = system</w:t>
            </w:r>
          </w:p>
        </w:tc>
      </w:tr>
      <w:tr w:rsidR="006F6285" w:rsidRPr="00205C12" w:rsidTr="002D7103">
        <w:trPr>
          <w:tblHeader w:val="off"/>
        </w:trPr>
        <w:tc>
          <w:tcPr>
            <w:tcW w:w="2905" w:type="dxa"/>
          </w:tcPr>
          <w:p w:rsidR="006F6285" w:rsidRPr="00205C12" w:rsidRDefault="006F6285" w:rsidP="00BC04D5">
            <w:pPr>
              <w:rPr>
                <w:szCs w:val="24"/>
              </w:rPr>
            </w:pPr>
            <w:r>
              <w:rPr>
                <w:szCs w:val="24"/>
              </w:rPr>
              <w:t xml:space="preserve">see section </w:t>
            </w:r>
            <w:r w:rsidR="009D680C">
              <w:rPr>
                <w:szCs w:val="24"/>
              </w:rPr>
              <w:fldChar w:fldCharType="begin"/>
            </w:r>
            <w:r w:rsidR="00BC04D5">
              <w:rPr>
                <w:szCs w:val="24"/>
              </w:rPr>
              <w:instrText xml:space="preserve"> REF _Ref427242793 \n \h </w:instrText>
            </w:r>
            <w:r w:rsidR="009D680C">
              <w:rPr>
                <w:szCs w:val="24"/>
              </w:rPr>
            </w:r>
            <w:r w:rsidR="009D680C">
              <w:rPr>
                <w:szCs w:val="24"/>
              </w:rPr>
              <w:fldChar w:fldCharType="separate"/>
            </w:r>
            <w:r w:rsidR="00745A31">
              <w:rPr>
                <w:szCs w:val="24"/>
              </w:rPr>
              <w:t>5.2</w:t>
            </w:r>
            <w:r w:rsidR="009D680C">
              <w:rPr>
                <w:szCs w:val="24"/>
              </w:rPr>
              <w:fldChar w:fldCharType="end"/>
            </w:r>
          </w:p>
        </w:tc>
        <w:tc>
          <w:tcPr>
            <w:tcW w:w="2835" w:type="dxa"/>
          </w:tcPr>
          <w:p w:rsidR="006F6285" w:rsidRPr="00205C12" w:rsidRDefault="003B0E2F" w:rsidP="003B0E2F">
            <w:pPr>
              <w:rPr>
                <w:szCs w:val="24"/>
              </w:rPr>
            </w:pPr>
            <w:r>
              <w:rPr>
                <w:szCs w:val="24"/>
              </w:rPr>
              <w:t>container::“</w:t>
            </w:r>
            <w:commentRangeStart w:id="102"/>
            <w:commentRangeStart w:id="103"/>
            <w:r>
              <w:rPr>
                <w:szCs w:val="24"/>
              </w:rPr>
              <w:t>presence</w:t>
            </w:r>
            <w:commentRangeEnd w:id="102"/>
            <w:r>
              <w:rPr>
                <w:rStyle w:val="Kommentarzeichen"/>
              </w:rPr>
              <w:commentReference w:id="102"/>
            </w:r>
            <w:commentRangeEnd w:id="103"/>
            <w:r w:rsidR="006114F6">
              <w:rPr>
                <w:rStyle w:val="Kommentarzeichen"/>
              </w:rPr>
              <w:commentReference w:id="103"/>
            </w:r>
            <w:r>
              <w:rPr>
                <w:szCs w:val="24"/>
              </w:rPr>
              <w:t xml:space="preserve">” </w:t>
            </w:r>
            <w:proofErr w:type="spellStart"/>
            <w:r>
              <w:rPr>
                <w:szCs w:val="24"/>
              </w:rPr>
              <w:t>sub</w:t>
            </w:r>
            <w:r w:rsidRPr="00205C12">
              <w:rPr>
                <w:szCs w:val="24"/>
              </w:rPr>
              <w:t>statement</w:t>
            </w:r>
            <w:proofErr w:type="spellEnd"/>
          </w:p>
        </w:tc>
        <w:tc>
          <w:tcPr>
            <w:tcW w:w="3760" w:type="dxa"/>
          </w:tcPr>
          <w:p w:rsidR="006F6285" w:rsidRPr="00205C12" w:rsidRDefault="006F6285" w:rsidP="00B9286F">
            <w:pPr>
              <w:rPr>
                <w:szCs w:val="24"/>
              </w:rPr>
            </w:pPr>
          </w:p>
        </w:tc>
      </w:tr>
      <w:tr w:rsidR="006F6285" w:rsidRPr="00205C12" w:rsidTr="002D7103">
        <w:trPr>
          <w:tblHeader w:val="off"/>
        </w:trPr>
        <w:tc>
          <w:tcPr>
            <w:tcW w:w="2905" w:type="dxa"/>
          </w:tcPr>
          <w:p w:rsidR="006F6285" w:rsidRPr="00205C12" w:rsidRDefault="006F6285" w:rsidP="00B9286F">
            <w:pPr>
              <w:rPr>
                <w:szCs w:val="24"/>
              </w:rPr>
            </w:pPr>
            <w:r w:rsidRPr="007E69E8">
              <w:rPr>
                <w:szCs w:val="24"/>
                <w:highlight w:val="yellow"/>
              </w:rPr>
              <w:t>hyperlink?</w:t>
            </w:r>
          </w:p>
        </w:tc>
        <w:tc>
          <w:tcPr>
            <w:tcW w:w="2835" w:type="dxa"/>
          </w:tcPr>
          <w:p w:rsidR="006F6285" w:rsidRPr="00205C12" w:rsidRDefault="006F6285" w:rsidP="00B9286F">
            <w:pPr>
              <w:rPr>
                <w:szCs w:val="24"/>
              </w:rPr>
            </w:pPr>
            <w:r>
              <w:rPr>
                <w:szCs w:val="24"/>
              </w:rPr>
              <w:t xml:space="preserve">“reference” </w:t>
            </w:r>
            <w:proofErr w:type="spellStart"/>
            <w:r>
              <w:rPr>
                <w:szCs w:val="24"/>
              </w:rPr>
              <w:t>sub</w:t>
            </w:r>
            <w:r w:rsidRPr="00205C12">
              <w:rPr>
                <w:szCs w:val="24"/>
              </w:rPr>
              <w:t>statement</w:t>
            </w:r>
            <w:proofErr w:type="spellEnd"/>
          </w:p>
        </w:tc>
        <w:tc>
          <w:tcPr>
            <w:tcW w:w="3760" w:type="dxa"/>
          </w:tcPr>
          <w:p w:rsidR="006F6285" w:rsidRPr="00205C12" w:rsidRDefault="006F6285" w:rsidP="00B9286F">
            <w:pPr>
              <w:rPr>
                <w:szCs w:val="24"/>
              </w:rPr>
            </w:pPr>
            <w:r>
              <w:rPr>
                <w:szCs w:val="24"/>
              </w:rPr>
              <w:t>Papyrus doesn’t support hyperlinks</w:t>
            </w:r>
          </w:p>
        </w:tc>
      </w:tr>
      <w:tr w:rsidR="006F6285" w:rsidRPr="00205C12" w:rsidTr="002D7103">
        <w:trPr>
          <w:tblHeader w:val="off"/>
        </w:trPr>
        <w:tc>
          <w:tcPr>
            <w:tcW w:w="2905" w:type="dxa"/>
          </w:tcPr>
          <w:p w:rsidR="006F6285" w:rsidRPr="00205C12" w:rsidRDefault="006F6285" w:rsidP="00B9286F">
            <w:pPr>
              <w:rPr>
                <w:szCs w:val="24"/>
              </w:rPr>
            </w:pPr>
            <w:r>
              <w:rPr>
                <w:szCs w:val="24"/>
              </w:rPr>
              <w:t>lifecycle stereotypes</w:t>
            </w:r>
          </w:p>
        </w:tc>
        <w:tc>
          <w:tcPr>
            <w:tcW w:w="2835" w:type="dxa"/>
          </w:tcPr>
          <w:p w:rsidR="006F6285" w:rsidRPr="00205C12" w:rsidRDefault="006F6285" w:rsidP="00B9286F">
            <w:pPr>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p>
        </w:tc>
        <w:tc>
          <w:tcPr>
            <w:tcW w:w="3760" w:type="dxa"/>
          </w:tcPr>
          <w:p w:rsidR="006F6285" w:rsidRPr="00205C12" w:rsidRDefault="006F6285" w:rsidP="00B9286F">
            <w:pPr>
              <w:rPr>
                <w:szCs w:val="24"/>
              </w:rPr>
            </w:pPr>
            <w:r w:rsidRPr="00205C12">
              <w:rPr>
                <w:szCs w:val="24"/>
              </w:rPr>
              <w:t>"current", "deprecated", "obsolete"</w:t>
            </w:r>
            <w:r>
              <w:rPr>
                <w:szCs w:val="24"/>
              </w:rPr>
              <w:t>, default = current</w:t>
            </w:r>
          </w:p>
        </w:tc>
      </w:tr>
      <w:tr w:rsidR="006F6285" w:rsidRPr="00205C12" w:rsidTr="002D7103">
        <w:trPr>
          <w:tblHeader w:val="off"/>
        </w:trPr>
        <w:tc>
          <w:tcPr>
            <w:tcW w:w="2905" w:type="dxa"/>
          </w:tcPr>
          <w:p w:rsidR="006F6285" w:rsidRPr="00205C12" w:rsidRDefault="009D680C" w:rsidP="003B0E2F">
            <w:pPr>
              <w:rPr>
                <w:szCs w:val="24"/>
              </w:rPr>
            </w:pPr>
            <w:r w:rsidRPr="009D680C">
              <w:rPr>
                <w:szCs w:val="24"/>
                <w:highlight w:val="yellow"/>
                <w:rPrChange w:id="104" w:author="Bernd" w:date="2015-09-11T22:42:00Z">
                  <w:rPr>
                    <w:szCs w:val="24"/>
                  </w:rPr>
                </w:rPrChange>
              </w:rPr>
              <w:t>constraint property</w:t>
            </w:r>
          </w:p>
        </w:tc>
        <w:tc>
          <w:tcPr>
            <w:tcW w:w="2835" w:type="dxa"/>
          </w:tcPr>
          <w:p w:rsidR="006F6285" w:rsidRPr="00205C12" w:rsidRDefault="006F6285" w:rsidP="00FF0A35">
            <w:pPr>
              <w:rPr>
                <w:szCs w:val="24"/>
              </w:rPr>
            </w:pPr>
            <w:r>
              <w:rPr>
                <w:szCs w:val="24"/>
              </w:rPr>
              <w:t>list::</w:t>
            </w:r>
            <w:r w:rsidRPr="00C27849">
              <w:rPr>
                <w:szCs w:val="24"/>
              </w:rPr>
              <w:t>“</w:t>
            </w:r>
            <w:r>
              <w:rPr>
                <w:szCs w:val="24"/>
              </w:rPr>
              <w:t>unique</w:t>
            </w:r>
            <w:r w:rsidRPr="00C27849">
              <w:rPr>
                <w:szCs w:val="24"/>
              </w:rPr>
              <w:t xml:space="preserve">” </w:t>
            </w:r>
            <w:proofErr w:type="spellStart"/>
            <w:r w:rsidRPr="00C27849">
              <w:rPr>
                <w:szCs w:val="24"/>
              </w:rPr>
              <w:t>substatement</w:t>
            </w:r>
            <w:proofErr w:type="spellEnd"/>
          </w:p>
        </w:tc>
        <w:tc>
          <w:tcPr>
            <w:tcW w:w="3760" w:type="dxa"/>
          </w:tcPr>
          <w:p w:rsidR="006F6285" w:rsidRDefault="00AC04DC" w:rsidP="00AC04DC">
            <w:pPr>
              <w:rPr>
                <w:ins w:id="105" w:author="Bernd" w:date="2015-09-11T22:40:00Z"/>
                <w:szCs w:val="24"/>
              </w:rPr>
            </w:pPr>
            <w:ins w:id="106" w:author="Bernd" w:date="2015-09-11T22:38:00Z">
              <w:r>
                <w:rPr>
                  <w:szCs w:val="24"/>
                </w:rPr>
                <w:t>UML is not able to define attributes as identifiers/keys for object instances</w:t>
              </w:r>
            </w:ins>
          </w:p>
          <w:p w:rsidR="00AC04DC" w:rsidRPr="00205C12" w:rsidRDefault="00AC04DC" w:rsidP="00AC04DC">
            <w:pPr>
              <w:rPr>
                <w:szCs w:val="24"/>
              </w:rPr>
            </w:pPr>
            <w:ins w:id="107" w:author="Bernd" w:date="2015-09-11T22:41:00Z">
              <w:r>
                <w:rPr>
                  <w:szCs w:val="24"/>
                </w:rPr>
                <w:t xml:space="preserve">UML is </w:t>
              </w:r>
            </w:ins>
            <w:ins w:id="108" w:author="Bernd" w:date="2015-09-11T22:40:00Z">
              <w:r>
                <w:rPr>
                  <w:szCs w:val="24"/>
                </w:rPr>
                <w:t>not able to define a group of attributes to be unique</w:t>
              </w:r>
            </w:ins>
            <w:ins w:id="109" w:author="Bernd" w:date="2015-09-11T22:41:00Z">
              <w:r>
                <w:rPr>
                  <w:szCs w:val="24"/>
                </w:rPr>
                <w:t xml:space="preserve"> as YANG can do using the “unique” </w:t>
              </w:r>
              <w:proofErr w:type="spellStart"/>
              <w:r>
                <w:rPr>
                  <w:szCs w:val="24"/>
                </w:rPr>
                <w:t>substatement</w:t>
              </w:r>
              <w:proofErr w:type="spellEnd"/>
              <w:r>
                <w:rPr>
                  <w:szCs w:val="24"/>
                </w:rPr>
                <w:t>.</w:t>
              </w:r>
            </w:ins>
          </w:p>
        </w:tc>
      </w:tr>
      <w:tr w:rsidR="006F6285" w:rsidRPr="00205C12" w:rsidTr="002D7103">
        <w:trPr>
          <w:tblHeader w:val="off"/>
        </w:trPr>
        <w:tc>
          <w:tcPr>
            <w:tcW w:w="2905" w:type="dxa"/>
          </w:tcPr>
          <w:p w:rsidR="00A40000" w:rsidRDefault="00A40000" w:rsidP="003B0E2F">
            <w:pPr>
              <w:rPr>
                <w:ins w:id="110" w:author="Bernd" w:date="2015-09-11T22:45:00Z"/>
                <w:szCs w:val="24"/>
              </w:rPr>
            </w:pPr>
            <w:proofErr w:type="spellStart"/>
            <w:ins w:id="111" w:author="Bernd" w:date="2015-09-11T22:45:00Z">
              <w:r>
                <w:rPr>
                  <w:szCs w:val="24"/>
                </w:rPr>
                <w:t>superclasses</w:t>
              </w:r>
            </w:ins>
            <w:proofErr w:type="spellEnd"/>
            <w:ins w:id="112" w:author="Bernd" w:date="2015-09-11T22:47:00Z">
              <w:r>
                <w:rPr>
                  <w:szCs w:val="24"/>
                </w:rPr>
                <w:t>/inheritance</w:t>
              </w:r>
            </w:ins>
          </w:p>
          <w:p w:rsidR="006F6285" w:rsidRPr="00205C12" w:rsidRDefault="003B0E2F" w:rsidP="003B0E2F">
            <w:pPr>
              <w:rPr>
                <w:szCs w:val="24"/>
              </w:rPr>
            </w:pPr>
            <w:r>
              <w:rPr>
                <w:szCs w:val="24"/>
              </w:rPr>
              <w:t xml:space="preserve">complex </w:t>
            </w:r>
            <w:commentRangeStart w:id="113"/>
            <w:r>
              <w:rPr>
                <w:szCs w:val="24"/>
              </w:rPr>
              <w:t>attribute</w:t>
            </w:r>
            <w:commentRangeEnd w:id="113"/>
            <w:r>
              <w:rPr>
                <w:rStyle w:val="Kommentarzeichen"/>
              </w:rPr>
              <w:commentReference w:id="113"/>
            </w:r>
          </w:p>
        </w:tc>
        <w:tc>
          <w:tcPr>
            <w:tcW w:w="2835" w:type="dxa"/>
          </w:tcPr>
          <w:p w:rsidR="006F6285" w:rsidRPr="00205C12" w:rsidRDefault="006F6285" w:rsidP="00B9286F">
            <w:pPr>
              <w:rPr>
                <w:szCs w:val="24"/>
              </w:rPr>
            </w:pPr>
            <w:r>
              <w:rPr>
                <w:szCs w:val="24"/>
              </w:rPr>
              <w:t xml:space="preserve">“uses” </w:t>
            </w:r>
            <w:proofErr w:type="spellStart"/>
            <w:r>
              <w:rPr>
                <w:szCs w:val="24"/>
              </w:rPr>
              <w:t>sub</w:t>
            </w:r>
            <w:r w:rsidRPr="00205C12">
              <w:rPr>
                <w:szCs w:val="24"/>
              </w:rPr>
              <w:t>statement</w:t>
            </w:r>
            <w:proofErr w:type="spellEnd"/>
          </w:p>
        </w:tc>
        <w:tc>
          <w:tcPr>
            <w:tcW w:w="3760" w:type="dxa"/>
          </w:tcPr>
          <w:p w:rsidR="006F6285" w:rsidRPr="00205C12" w:rsidRDefault="006F6285" w:rsidP="00B9286F">
            <w:pPr>
              <w:rPr>
                <w:szCs w:val="24"/>
              </w:rPr>
            </w:pPr>
            <w:r>
              <w:rPr>
                <w:szCs w:val="24"/>
              </w:rPr>
              <w:t>use of a complex data type as the type of the attribute</w:t>
            </w:r>
            <w:r w:rsidR="00E24904">
              <w:rPr>
                <w:szCs w:val="24"/>
              </w:rPr>
              <w:t xml:space="preserve">; </w:t>
            </w:r>
            <w:r w:rsidR="00E24904" w:rsidRPr="00E24904">
              <w:rPr>
                <w:szCs w:val="24"/>
              </w:rPr>
              <w:t>e.g., date and time, object creation data</w:t>
            </w:r>
          </w:p>
        </w:tc>
      </w:tr>
      <w:tr w:rsidR="006F6285" w:rsidRPr="00205C12" w:rsidTr="002D7103">
        <w:trPr>
          <w:tblHeader w:val="off"/>
        </w:trPr>
        <w:tc>
          <w:tcPr>
            <w:tcW w:w="2905" w:type="dxa"/>
          </w:tcPr>
          <w:p w:rsidR="006F6285" w:rsidRPr="00205C12" w:rsidRDefault="006F6285" w:rsidP="00B9286F">
            <w:pPr>
              <w:rPr>
                <w:szCs w:val="24"/>
              </w:rPr>
            </w:pPr>
            <w:r>
              <w:rPr>
                <w:szCs w:val="24"/>
              </w:rPr>
              <w:t>{&lt;constraint&gt;}</w:t>
            </w:r>
          </w:p>
        </w:tc>
        <w:tc>
          <w:tcPr>
            <w:tcW w:w="2835" w:type="dxa"/>
          </w:tcPr>
          <w:p w:rsidR="006F6285" w:rsidRPr="00205C12" w:rsidRDefault="006F6285" w:rsidP="00B9286F">
            <w:pPr>
              <w:rPr>
                <w:szCs w:val="24"/>
              </w:rPr>
            </w:pPr>
            <w:r>
              <w:rPr>
                <w:szCs w:val="24"/>
              </w:rPr>
              <w:t xml:space="preserve">“when” </w:t>
            </w:r>
            <w:proofErr w:type="spellStart"/>
            <w:r>
              <w:rPr>
                <w:szCs w:val="24"/>
              </w:rPr>
              <w:t>sub</w:t>
            </w:r>
            <w:r w:rsidRPr="00205C12">
              <w:rPr>
                <w:szCs w:val="24"/>
              </w:rPr>
              <w:t>statement</w:t>
            </w:r>
            <w:proofErr w:type="spellEnd"/>
          </w:p>
        </w:tc>
        <w:tc>
          <w:tcPr>
            <w:tcW w:w="3760" w:type="dxa"/>
          </w:tcPr>
          <w:p w:rsidR="006F6285" w:rsidRPr="00205C12" w:rsidRDefault="006F6285" w:rsidP="00B9286F">
            <w:pPr>
              <w:rPr>
                <w:szCs w:val="24"/>
              </w:rPr>
            </w:pPr>
          </w:p>
        </w:tc>
      </w:tr>
    </w:tbl>
    <w:p w:rsidR="002B7DFC" w:rsidRDefault="002B7DFC" w:rsidP="005752F2"/>
    <w:p w:rsidR="003460EE" w:rsidRPr="002D591D" w:rsidRDefault="007E69E8" w:rsidP="003460EE">
      <w:pPr>
        <w:pBdr>
          <w:top w:val="single" w:sz="4" w:space="1" w:color="auto"/>
          <w:left w:val="single" w:sz="4" w:space="4" w:color="auto"/>
          <w:bottom w:val="single" w:sz="4" w:space="1" w:color="auto"/>
          <w:right w:val="single" w:sz="4" w:space="4" w:color="auto"/>
        </w:pBdr>
        <w:shd w:val="clear" w:color="auto" w:fill="F4CCCB" w:themeFill="accent6" w:themeFillTint="33"/>
        <w:rPr>
          <w:sz w:val="20"/>
        </w:rPr>
      </w:pPr>
      <w:r>
        <w:rPr>
          <w:sz w:val="20"/>
        </w:rPr>
        <w:t>Additional i</w:t>
      </w:r>
      <w:r w:rsidR="003460EE" w:rsidRPr="002D591D">
        <w:rPr>
          <w:sz w:val="20"/>
        </w:rPr>
        <w:t>tems to discuss:</w:t>
      </w:r>
    </w:p>
    <w:p w:rsidR="003460EE" w:rsidRDefault="003460EE" w:rsidP="002D591D">
      <w:pPr>
        <w:pBdr>
          <w:top w:val="single" w:sz="4" w:space="1" w:color="auto"/>
          <w:left w:val="single" w:sz="4" w:space="4" w:color="auto"/>
          <w:bottom w:val="single" w:sz="4" w:space="1" w:color="auto"/>
          <w:right w:val="single" w:sz="4" w:space="4" w:color="auto"/>
        </w:pBdr>
        <w:shd w:val="clear" w:color="auto" w:fill="F4CCCB" w:themeFill="accent6" w:themeFillTint="33"/>
        <w:ind w:left="142" w:hanging="142"/>
        <w:rPr>
          <w:sz w:val="20"/>
        </w:rPr>
      </w:pPr>
      <w:r w:rsidRPr="002D591D">
        <w:rPr>
          <w:sz w:val="20"/>
        </w:rPr>
        <w:t>- Inheritance via grouping and/or flatten the hierarchy</w:t>
      </w:r>
      <w:r w:rsidR="00DE35C9">
        <w:rPr>
          <w:sz w:val="20"/>
        </w:rPr>
        <w:t xml:space="preserve"> </w:t>
      </w:r>
      <w:r w:rsidR="00DE35C9" w:rsidRPr="00DE35C9">
        <w:rPr>
          <w:sz w:val="20"/>
        </w:rPr>
        <w:sym w:font="Wingdings" w:char="F0E0"/>
      </w:r>
      <w:r w:rsidR="00DE35C9">
        <w:rPr>
          <w:sz w:val="20"/>
        </w:rPr>
        <w:t xml:space="preserve"> Grouping</w:t>
      </w:r>
    </w:p>
    <w:p w:rsidR="003C608D" w:rsidRDefault="003C608D" w:rsidP="002D591D">
      <w:pPr>
        <w:pBdr>
          <w:top w:val="single" w:sz="4" w:space="1" w:color="auto"/>
          <w:left w:val="single" w:sz="4" w:space="4" w:color="auto"/>
          <w:bottom w:val="single" w:sz="4" w:space="1" w:color="auto"/>
          <w:right w:val="single" w:sz="4" w:space="4" w:color="auto"/>
        </w:pBdr>
        <w:shd w:val="clear" w:color="auto" w:fill="F4CCCB" w:themeFill="accent6" w:themeFillTint="33"/>
        <w:ind w:left="142" w:hanging="142"/>
        <w:rPr>
          <w:sz w:val="20"/>
        </w:rPr>
      </w:pPr>
      <w:r>
        <w:rPr>
          <w:sz w:val="20"/>
        </w:rPr>
        <w:t>- Do we want to map the “full blown” lifecycle stereotypes into YANG?</w:t>
      </w:r>
    </w:p>
    <w:p w:rsidR="003C608D" w:rsidRDefault="003C608D" w:rsidP="002D591D">
      <w:pPr>
        <w:pBdr>
          <w:top w:val="single" w:sz="4" w:space="1" w:color="auto"/>
          <w:left w:val="single" w:sz="4" w:space="4" w:color="auto"/>
          <w:bottom w:val="single" w:sz="4" w:space="1" w:color="auto"/>
          <w:right w:val="single" w:sz="4" w:space="4" w:color="auto"/>
        </w:pBdr>
        <w:shd w:val="clear" w:color="auto" w:fill="F4CCCB" w:themeFill="accent6" w:themeFillTint="33"/>
        <w:ind w:left="142" w:hanging="142"/>
        <w:rPr>
          <w:sz w:val="20"/>
        </w:rPr>
      </w:pPr>
      <w:r>
        <w:rPr>
          <w:sz w:val="20"/>
        </w:rPr>
        <w:t xml:space="preserve">- Which YANG </w:t>
      </w:r>
      <w:proofErr w:type="spellStart"/>
      <w:r>
        <w:rPr>
          <w:sz w:val="20"/>
        </w:rPr>
        <w:t>substatements</w:t>
      </w:r>
      <w:proofErr w:type="spellEnd"/>
      <w:r>
        <w:rPr>
          <w:sz w:val="20"/>
        </w:rPr>
        <w:t xml:space="preserve"> are not necessary?</w:t>
      </w:r>
    </w:p>
    <w:p w:rsidR="008364E7" w:rsidRDefault="008364E7" w:rsidP="002D591D">
      <w:pPr>
        <w:pBdr>
          <w:top w:val="single" w:sz="4" w:space="1" w:color="auto"/>
          <w:left w:val="single" w:sz="4" w:space="4" w:color="auto"/>
          <w:bottom w:val="single" w:sz="4" w:space="1" w:color="auto"/>
          <w:right w:val="single" w:sz="4" w:space="4" w:color="auto"/>
        </w:pBdr>
        <w:shd w:val="clear" w:color="auto" w:fill="F4CCCB" w:themeFill="accent6" w:themeFillTint="33"/>
        <w:ind w:left="142" w:hanging="142"/>
        <w:rPr>
          <w:sz w:val="20"/>
        </w:rPr>
      </w:pPr>
      <w:r>
        <w:rPr>
          <w:sz w:val="20"/>
        </w:rPr>
        <w:t xml:space="preserve">- Usage of the reference </w:t>
      </w:r>
      <w:proofErr w:type="spellStart"/>
      <w:r>
        <w:rPr>
          <w:sz w:val="20"/>
        </w:rPr>
        <w:t>substatement</w:t>
      </w:r>
      <w:proofErr w:type="spellEnd"/>
      <w:r>
        <w:rPr>
          <w:sz w:val="20"/>
        </w:rPr>
        <w:t xml:space="preserve"> need to be </w:t>
      </w:r>
      <w:proofErr w:type="spellStart"/>
      <w:r>
        <w:rPr>
          <w:sz w:val="20"/>
        </w:rPr>
        <w:t>analysed</w:t>
      </w:r>
      <w:proofErr w:type="spellEnd"/>
      <w:r>
        <w:rPr>
          <w:sz w:val="20"/>
        </w:rPr>
        <w:t xml:space="preserve"> in general.</w:t>
      </w:r>
    </w:p>
    <w:p w:rsidR="008364E7" w:rsidRDefault="008364E7" w:rsidP="008364E7">
      <w:pPr>
        <w:pBdr>
          <w:top w:val="single" w:sz="4" w:space="1" w:color="auto"/>
          <w:left w:val="single" w:sz="4" w:space="4" w:color="auto"/>
          <w:bottom w:val="single" w:sz="4" w:space="1" w:color="auto"/>
          <w:right w:val="single" w:sz="4" w:space="4" w:color="auto"/>
        </w:pBdr>
        <w:shd w:val="clear" w:color="auto" w:fill="F4CCCB" w:themeFill="accent6" w:themeFillTint="33"/>
        <w:ind w:left="142" w:hanging="142"/>
        <w:rPr>
          <w:sz w:val="20"/>
        </w:rPr>
      </w:pPr>
      <w:r>
        <w:rPr>
          <w:sz w:val="20"/>
        </w:rPr>
        <w:t xml:space="preserve">- Usage of the must </w:t>
      </w:r>
      <w:proofErr w:type="spellStart"/>
      <w:r>
        <w:rPr>
          <w:sz w:val="20"/>
        </w:rPr>
        <w:t>substatement</w:t>
      </w:r>
      <w:proofErr w:type="spellEnd"/>
      <w:r>
        <w:rPr>
          <w:sz w:val="20"/>
        </w:rPr>
        <w:t xml:space="preserve"> need to be </w:t>
      </w:r>
      <w:proofErr w:type="spellStart"/>
      <w:r>
        <w:rPr>
          <w:sz w:val="20"/>
        </w:rPr>
        <w:t>analysed</w:t>
      </w:r>
      <w:proofErr w:type="spellEnd"/>
      <w:r>
        <w:rPr>
          <w:sz w:val="20"/>
        </w:rPr>
        <w:t xml:space="preserve"> in general.</w:t>
      </w:r>
    </w:p>
    <w:p w:rsidR="001F5658" w:rsidRDefault="001F5658" w:rsidP="001F5658"/>
    <w:p w:rsidR="001F5658" w:rsidRDefault="001F5658" w:rsidP="009B6F01">
      <w:pPr>
        <w:pStyle w:val="TableCaption"/>
        <w:outlineLvl w:val="0"/>
      </w:pPr>
      <w:bookmarkStart w:id="114" w:name="_Toc430330756"/>
      <w:r>
        <w:lastRenderedPageBreak/>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115" w:author="Bernd" w:date="2015-09-18T08:56:00Z">
        <w:r w:rsidR="00984456">
          <w:rPr>
            <w:noProof/>
          </w:rPr>
          <w:t>3</w:t>
        </w:r>
      </w:ins>
      <w:del w:id="116" w:author="Bernd" w:date="2015-09-18T08:56:00Z">
        <w:r w:rsidR="00745A31" w:rsidDel="00984456">
          <w:rPr>
            <w:noProof/>
          </w:rPr>
          <w:delText>2</w:delText>
        </w:r>
      </w:del>
      <w:r w:rsidR="009D680C">
        <w:fldChar w:fldCharType="end"/>
      </w:r>
      <w:r>
        <w:t>: Object Class</w:t>
      </w:r>
      <w:r w:rsidRPr="00D762A8">
        <w:t xml:space="preserve"> </w:t>
      </w:r>
      <w:r w:rsidR="003B0E2F">
        <w:t xml:space="preserve">Mapping </w:t>
      </w:r>
      <w:commentRangeStart w:id="117"/>
      <w:r w:rsidR="003B0E2F">
        <w:t>Example</w:t>
      </w:r>
      <w:commentRangeEnd w:id="117"/>
      <w:r w:rsidR="003B0E2F">
        <w:rPr>
          <w:rStyle w:val="Kommentarzeichen"/>
          <w:rFonts w:ascii="Times New Roman" w:hAnsi="Times New Roman"/>
        </w:rPr>
        <w:commentReference w:id="117"/>
      </w:r>
      <w:bookmarkEnd w:id="114"/>
    </w:p>
    <w:tbl>
      <w:tblPr>
        <w:tblStyle w:val="Tabellengitternetz"/>
        <w:tblW w:w="0" w:type="auto"/>
        <w:tblLayout w:type="fixed"/>
        <w:tblLook w:val="04A0"/>
      </w:tblPr>
      <w:tblGrid>
        <w:gridCol w:w="4750"/>
        <w:gridCol w:w="4750"/>
      </w:tblGrid>
      <w:tr w:rsidR="001F5658" w:rsidTr="001278FB">
        <w:trPr>
          <w:cantSplit/>
          <w:tblHeader w:val="off"/>
        </w:trPr>
        <w:tc>
          <w:tcPr>
            <w:tcW w:w="4750" w:type="dxa"/>
          </w:tcPr>
          <w:p w:rsidR="001F5658" w:rsidRDefault="00547F09" w:rsidP="001278FB">
            <w:pPr>
              <w:jc w:val="center"/>
            </w:pPr>
            <w:r>
              <w:rPr>
                <w:noProof/>
                <w:lang w:val="de-DE" w:eastAsia="de-DE"/>
              </w:rPr>
              <w:drawing>
                <wp:inline distT="0" distB="0" distL="0" distR="0">
                  <wp:extent cx="2880995" cy="1802765"/>
                  <wp:effectExtent l="19050" t="0" r="0" b="0"/>
                  <wp:docPr id="4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2880995" cy="1802765"/>
                          </a:xfrm>
                          <a:prstGeom prst="rect">
                            <a:avLst/>
                          </a:prstGeom>
                          <a:noFill/>
                          <a:ln w="9525">
                            <a:noFill/>
                            <a:miter lim="800000"/>
                            <a:headEnd/>
                            <a:tailEnd/>
                          </a:ln>
                        </pic:spPr>
                      </pic:pic>
                    </a:graphicData>
                  </a:graphic>
                </wp:inline>
              </w:drawing>
            </w:r>
          </w:p>
        </w:tc>
        <w:tc>
          <w:tcPr>
            <w:tcW w:w="4750" w:type="dxa"/>
          </w:tcPr>
          <w:p w:rsidR="001F5658" w:rsidRDefault="001F5658" w:rsidP="001278FB">
            <w:pPr>
              <w:tabs>
                <w:tab w:val="left" w:pos="315"/>
                <w:tab w:val="left" w:pos="599"/>
                <w:tab w:val="left" w:pos="904"/>
              </w:tabs>
              <w:rPr>
                <w:sz w:val="20"/>
                <w:szCs w:val="20"/>
              </w:rPr>
            </w:pPr>
            <w:r>
              <w:rPr>
                <w:sz w:val="20"/>
                <w:szCs w:val="20"/>
              </w:rPr>
              <w:t>grouping SuperClass</w:t>
            </w:r>
            <w:r w:rsidR="00D74692">
              <w:rPr>
                <w:sz w:val="20"/>
                <w:szCs w:val="20"/>
              </w:rPr>
              <w:t>1</w:t>
            </w:r>
            <w:r>
              <w:rPr>
                <w:sz w:val="20"/>
                <w:szCs w:val="20"/>
              </w:rPr>
              <w:t xml:space="preserve"> {</w:t>
            </w:r>
            <w:r>
              <w:rPr>
                <w:sz w:val="20"/>
                <w:szCs w:val="20"/>
              </w:rPr>
              <w:br/>
            </w:r>
            <w:r w:rsidRPr="00466FE3">
              <w:rPr>
                <w:sz w:val="20"/>
                <w:szCs w:val="20"/>
              </w:rPr>
              <w:tab/>
              <w:t>leaf attribute1 {</w:t>
            </w:r>
            <w:r>
              <w:rPr>
                <w:sz w:val="20"/>
                <w:szCs w:val="20"/>
              </w:rPr>
              <w:br/>
            </w:r>
            <w:r>
              <w:rPr>
                <w:sz w:val="20"/>
                <w:szCs w:val="20"/>
              </w:rPr>
              <w:tab/>
            </w:r>
            <w:r>
              <w:rPr>
                <w:sz w:val="20"/>
                <w:szCs w:val="20"/>
              </w:rPr>
              <w:tab/>
              <w:t>…</w:t>
            </w:r>
            <w:r>
              <w:rPr>
                <w:sz w:val="20"/>
                <w:szCs w:val="20"/>
              </w:rPr>
              <w:br/>
            </w:r>
            <w:r w:rsidRPr="00C03350">
              <w:rPr>
                <w:sz w:val="20"/>
                <w:szCs w:val="20"/>
              </w:rPr>
              <w:tab/>
            </w:r>
            <w:r w:rsidRPr="00C03350">
              <w:rPr>
                <w:sz w:val="20"/>
                <w:szCs w:val="20"/>
              </w:rPr>
              <w:tab/>
              <w:t>mandatory true;</w:t>
            </w:r>
            <w:r>
              <w:rPr>
                <w:sz w:val="20"/>
                <w:szCs w:val="20"/>
              </w:rPr>
              <w:br/>
            </w:r>
            <w:r w:rsidRPr="00466FE3">
              <w:rPr>
                <w:sz w:val="20"/>
                <w:szCs w:val="20"/>
              </w:rPr>
              <w:tab/>
              <w:t>}</w:t>
            </w:r>
            <w:r>
              <w:rPr>
                <w:sz w:val="20"/>
                <w:szCs w:val="20"/>
              </w:rPr>
              <w:br/>
            </w:r>
            <w:r w:rsidRPr="00466FE3">
              <w:rPr>
                <w:sz w:val="20"/>
                <w:szCs w:val="20"/>
              </w:rPr>
              <w:tab/>
              <w:t>leaf</w:t>
            </w:r>
            <w:r>
              <w:rPr>
                <w:sz w:val="20"/>
                <w:szCs w:val="20"/>
              </w:rPr>
              <w:t>-list</w:t>
            </w:r>
            <w:r w:rsidRPr="00466FE3">
              <w:rPr>
                <w:sz w:val="20"/>
                <w:szCs w:val="20"/>
              </w:rPr>
              <w:t xml:space="preserve"> attribute</w:t>
            </w:r>
            <w:r>
              <w:rPr>
                <w:sz w:val="20"/>
                <w:szCs w:val="20"/>
              </w:rPr>
              <w:t>2</w:t>
            </w:r>
            <w:r w:rsidRPr="00466FE3">
              <w:rPr>
                <w:sz w:val="20"/>
                <w:szCs w:val="20"/>
              </w:rPr>
              <w:t xml:space="preserve"> {</w:t>
            </w:r>
            <w:r>
              <w:rPr>
                <w:sz w:val="20"/>
                <w:szCs w:val="20"/>
              </w:rPr>
              <w:br/>
            </w:r>
            <w:r>
              <w:rPr>
                <w:sz w:val="20"/>
                <w:szCs w:val="20"/>
              </w:rPr>
              <w:tab/>
            </w:r>
            <w:r>
              <w:rPr>
                <w:sz w:val="20"/>
                <w:szCs w:val="20"/>
              </w:rPr>
              <w:tab/>
              <w:t>…</w:t>
            </w:r>
            <w:r>
              <w:rPr>
                <w:sz w:val="20"/>
                <w:szCs w:val="20"/>
              </w:rPr>
              <w:br/>
            </w:r>
            <w:r w:rsidRPr="00C03350">
              <w:rPr>
                <w:sz w:val="20"/>
                <w:szCs w:val="20"/>
              </w:rPr>
              <w:tab/>
            </w:r>
            <w:r w:rsidRPr="00C03350">
              <w:rPr>
                <w:sz w:val="20"/>
                <w:szCs w:val="20"/>
              </w:rPr>
              <w:tab/>
            </w:r>
            <w:r>
              <w:rPr>
                <w:sz w:val="20"/>
                <w:szCs w:val="20"/>
              </w:rPr>
              <w:t>min-elements 2;</w:t>
            </w:r>
            <w:r>
              <w:rPr>
                <w:sz w:val="20"/>
                <w:szCs w:val="20"/>
              </w:rPr>
              <w:br/>
            </w:r>
            <w:r>
              <w:rPr>
                <w:sz w:val="20"/>
                <w:szCs w:val="20"/>
              </w:rPr>
              <w:tab/>
            </w:r>
            <w:r>
              <w:rPr>
                <w:sz w:val="20"/>
                <w:szCs w:val="20"/>
              </w:rPr>
              <w:tab/>
              <w:t>max-elements 4</w:t>
            </w:r>
            <w:r w:rsidRPr="00C03350">
              <w:rPr>
                <w:sz w:val="20"/>
                <w:szCs w:val="20"/>
              </w:rPr>
              <w:t>;</w:t>
            </w:r>
            <w:r>
              <w:rPr>
                <w:sz w:val="20"/>
                <w:szCs w:val="20"/>
              </w:rPr>
              <w:br/>
            </w:r>
            <w:r w:rsidRPr="00466FE3">
              <w:rPr>
                <w:sz w:val="20"/>
                <w:szCs w:val="20"/>
              </w:rPr>
              <w:tab/>
              <w:t>}</w:t>
            </w:r>
            <w:r>
              <w:rPr>
                <w:sz w:val="20"/>
                <w:szCs w:val="20"/>
              </w:rPr>
              <w:br/>
            </w:r>
            <w:r w:rsidRPr="00466FE3">
              <w:rPr>
                <w:sz w:val="20"/>
                <w:szCs w:val="20"/>
              </w:rPr>
              <w:t>}</w:t>
            </w:r>
          </w:p>
          <w:p w:rsidR="00D74692" w:rsidRDefault="00D74692" w:rsidP="00D74692">
            <w:pPr>
              <w:tabs>
                <w:tab w:val="left" w:pos="315"/>
                <w:tab w:val="left" w:pos="599"/>
                <w:tab w:val="left" w:pos="904"/>
              </w:tabs>
              <w:rPr>
                <w:sz w:val="20"/>
                <w:szCs w:val="20"/>
              </w:rPr>
            </w:pPr>
            <w:r>
              <w:rPr>
                <w:sz w:val="20"/>
                <w:szCs w:val="20"/>
              </w:rPr>
              <w:t>grouping SuperClass2 {</w:t>
            </w:r>
            <w:r>
              <w:rPr>
                <w:sz w:val="20"/>
                <w:szCs w:val="20"/>
              </w:rPr>
              <w:br/>
            </w:r>
            <w:r w:rsidRPr="00466FE3">
              <w:rPr>
                <w:sz w:val="20"/>
                <w:szCs w:val="20"/>
              </w:rPr>
              <w:tab/>
              <w:t>leaf attribute</w:t>
            </w:r>
            <w:r>
              <w:rPr>
                <w:sz w:val="20"/>
                <w:szCs w:val="20"/>
              </w:rPr>
              <w:t>3</w:t>
            </w:r>
            <w:r w:rsidRPr="00466FE3">
              <w:rPr>
                <w:sz w:val="20"/>
                <w:szCs w:val="20"/>
              </w:rPr>
              <w:t xml:space="preserve"> {</w:t>
            </w:r>
            <w:r>
              <w:rPr>
                <w:sz w:val="20"/>
                <w:szCs w:val="20"/>
              </w:rPr>
              <w:br/>
            </w:r>
            <w:r>
              <w:rPr>
                <w:sz w:val="20"/>
                <w:szCs w:val="20"/>
              </w:rPr>
              <w:tab/>
            </w:r>
            <w:r>
              <w:rPr>
                <w:sz w:val="20"/>
                <w:szCs w:val="20"/>
              </w:rPr>
              <w:tab/>
              <w:t>…</w:t>
            </w:r>
            <w:r>
              <w:rPr>
                <w:sz w:val="20"/>
                <w:szCs w:val="20"/>
              </w:rPr>
              <w:br/>
            </w:r>
            <w:r w:rsidRPr="00C03350">
              <w:rPr>
                <w:sz w:val="20"/>
                <w:szCs w:val="20"/>
              </w:rPr>
              <w:tab/>
            </w:r>
            <w:r w:rsidRPr="00C03350">
              <w:rPr>
                <w:sz w:val="20"/>
                <w:szCs w:val="20"/>
              </w:rPr>
              <w:tab/>
              <w:t>mandatory true;</w:t>
            </w:r>
            <w:r>
              <w:rPr>
                <w:sz w:val="20"/>
                <w:szCs w:val="20"/>
              </w:rPr>
              <w:br/>
            </w:r>
            <w:r w:rsidRPr="00466FE3">
              <w:rPr>
                <w:sz w:val="20"/>
                <w:szCs w:val="20"/>
              </w:rPr>
              <w:tab/>
              <w:t>}</w:t>
            </w:r>
            <w:r>
              <w:rPr>
                <w:sz w:val="20"/>
                <w:szCs w:val="20"/>
              </w:rPr>
              <w:br/>
            </w:r>
            <w:r w:rsidRPr="00466FE3">
              <w:rPr>
                <w:sz w:val="20"/>
                <w:szCs w:val="20"/>
              </w:rPr>
              <w:tab/>
              <w:t>leaf</w:t>
            </w:r>
            <w:r>
              <w:rPr>
                <w:sz w:val="20"/>
                <w:szCs w:val="20"/>
              </w:rPr>
              <w:t>-list</w:t>
            </w:r>
            <w:r w:rsidRPr="00466FE3">
              <w:rPr>
                <w:sz w:val="20"/>
                <w:szCs w:val="20"/>
              </w:rPr>
              <w:t xml:space="preserve"> attribute</w:t>
            </w:r>
            <w:r>
              <w:rPr>
                <w:sz w:val="20"/>
                <w:szCs w:val="20"/>
              </w:rPr>
              <w:t>4</w:t>
            </w:r>
            <w:r w:rsidRPr="00466FE3">
              <w:rPr>
                <w:sz w:val="20"/>
                <w:szCs w:val="20"/>
              </w:rPr>
              <w:t xml:space="preserve"> {</w:t>
            </w:r>
            <w:r>
              <w:rPr>
                <w:sz w:val="20"/>
                <w:szCs w:val="20"/>
              </w:rPr>
              <w:br/>
            </w:r>
            <w:r>
              <w:rPr>
                <w:sz w:val="20"/>
                <w:szCs w:val="20"/>
              </w:rPr>
              <w:tab/>
            </w:r>
            <w:r>
              <w:rPr>
                <w:sz w:val="20"/>
                <w:szCs w:val="20"/>
              </w:rPr>
              <w:tab/>
              <w:t>…</w:t>
            </w:r>
            <w:r>
              <w:rPr>
                <w:sz w:val="20"/>
                <w:szCs w:val="20"/>
              </w:rPr>
              <w:br/>
            </w:r>
            <w:r w:rsidRPr="00C03350">
              <w:rPr>
                <w:sz w:val="20"/>
                <w:szCs w:val="20"/>
              </w:rPr>
              <w:tab/>
            </w:r>
            <w:r w:rsidRPr="00C03350">
              <w:rPr>
                <w:sz w:val="20"/>
                <w:szCs w:val="20"/>
              </w:rPr>
              <w:tab/>
            </w:r>
            <w:r>
              <w:rPr>
                <w:sz w:val="20"/>
                <w:szCs w:val="20"/>
              </w:rPr>
              <w:t>min-elements 1;</w:t>
            </w:r>
            <w:r>
              <w:rPr>
                <w:sz w:val="20"/>
                <w:szCs w:val="20"/>
              </w:rPr>
              <w:br/>
            </w:r>
            <w:r w:rsidRPr="00466FE3">
              <w:rPr>
                <w:sz w:val="20"/>
                <w:szCs w:val="20"/>
              </w:rPr>
              <w:tab/>
              <w:t>}</w:t>
            </w:r>
            <w:r>
              <w:rPr>
                <w:sz w:val="20"/>
                <w:szCs w:val="20"/>
              </w:rPr>
              <w:br/>
            </w:r>
            <w:r w:rsidRPr="00466FE3">
              <w:rPr>
                <w:sz w:val="20"/>
                <w:szCs w:val="20"/>
              </w:rPr>
              <w:t>}</w:t>
            </w:r>
          </w:p>
          <w:p w:rsidR="001F5658" w:rsidRPr="00127393" w:rsidRDefault="001F5658" w:rsidP="00D74692">
            <w:pPr>
              <w:tabs>
                <w:tab w:val="left" w:pos="315"/>
                <w:tab w:val="left" w:pos="599"/>
                <w:tab w:val="left" w:pos="904"/>
              </w:tabs>
              <w:rPr>
                <w:sz w:val="20"/>
                <w:szCs w:val="20"/>
              </w:rPr>
            </w:pPr>
            <w:r w:rsidRPr="00127393">
              <w:rPr>
                <w:sz w:val="20"/>
                <w:szCs w:val="20"/>
              </w:rPr>
              <w:t xml:space="preserve">container </w:t>
            </w:r>
            <w:proofErr w:type="spellStart"/>
            <w:r>
              <w:rPr>
                <w:sz w:val="20"/>
                <w:szCs w:val="20"/>
              </w:rPr>
              <w:t>SubClass</w:t>
            </w:r>
            <w:proofErr w:type="spellEnd"/>
            <w:r w:rsidRPr="00127393">
              <w:rPr>
                <w:sz w:val="20"/>
                <w:szCs w:val="20"/>
              </w:rPr>
              <w:t xml:space="preserve"> {</w:t>
            </w:r>
            <w:r>
              <w:rPr>
                <w:sz w:val="20"/>
                <w:szCs w:val="20"/>
              </w:rPr>
              <w:br/>
            </w:r>
            <w:r>
              <w:rPr>
                <w:sz w:val="20"/>
                <w:szCs w:val="20"/>
              </w:rPr>
              <w:tab/>
              <w:t>…</w:t>
            </w:r>
            <w:r>
              <w:rPr>
                <w:sz w:val="20"/>
                <w:szCs w:val="20"/>
              </w:rPr>
              <w:br/>
            </w:r>
            <w:r>
              <w:rPr>
                <w:sz w:val="20"/>
                <w:szCs w:val="20"/>
              </w:rPr>
              <w:tab/>
              <w:t>uses SuperClass</w:t>
            </w:r>
            <w:r w:rsidR="00D74692">
              <w:rPr>
                <w:sz w:val="20"/>
                <w:szCs w:val="20"/>
              </w:rPr>
              <w:t>1</w:t>
            </w:r>
            <w:r>
              <w:rPr>
                <w:sz w:val="20"/>
                <w:szCs w:val="20"/>
              </w:rPr>
              <w:t>;</w:t>
            </w:r>
            <w:r>
              <w:rPr>
                <w:sz w:val="20"/>
                <w:szCs w:val="20"/>
              </w:rPr>
              <w:br/>
            </w:r>
            <w:r w:rsidR="00D74692">
              <w:rPr>
                <w:sz w:val="20"/>
                <w:szCs w:val="20"/>
              </w:rPr>
              <w:tab/>
              <w:t>uses SuperClass2;</w:t>
            </w:r>
            <w:r w:rsidR="00D74692">
              <w:rPr>
                <w:sz w:val="20"/>
                <w:szCs w:val="20"/>
              </w:rPr>
              <w:br/>
            </w:r>
            <w:r>
              <w:rPr>
                <w:sz w:val="20"/>
                <w:szCs w:val="20"/>
              </w:rPr>
              <w:tab/>
              <w:t>leaf-list attribute</w:t>
            </w:r>
            <w:r w:rsidR="00D74692">
              <w:rPr>
                <w:sz w:val="20"/>
                <w:szCs w:val="20"/>
              </w:rPr>
              <w:t>5</w:t>
            </w:r>
            <w:r>
              <w:rPr>
                <w:sz w:val="20"/>
                <w:szCs w:val="20"/>
              </w:rPr>
              <w:t xml:space="preserve"> {</w:t>
            </w:r>
            <w:r>
              <w:rPr>
                <w:sz w:val="20"/>
                <w:szCs w:val="20"/>
              </w:rPr>
              <w:br/>
            </w:r>
            <w:r>
              <w:rPr>
                <w:sz w:val="20"/>
                <w:szCs w:val="20"/>
              </w:rPr>
              <w:tab/>
            </w:r>
            <w:r>
              <w:rPr>
                <w:sz w:val="20"/>
                <w:szCs w:val="20"/>
              </w:rPr>
              <w:tab/>
              <w:t>…</w:t>
            </w:r>
            <w:r>
              <w:rPr>
                <w:sz w:val="20"/>
                <w:szCs w:val="20"/>
              </w:rPr>
              <w:br/>
            </w:r>
            <w:r>
              <w:rPr>
                <w:sz w:val="20"/>
                <w:szCs w:val="20"/>
              </w:rPr>
              <w:tab/>
            </w:r>
            <w:r w:rsidRPr="000C7C5E">
              <w:rPr>
                <w:sz w:val="20"/>
                <w:szCs w:val="20"/>
              </w:rPr>
              <w:t>}</w:t>
            </w:r>
            <w:r>
              <w:rPr>
                <w:sz w:val="20"/>
                <w:szCs w:val="20"/>
              </w:rPr>
              <w:br/>
            </w:r>
            <w:r>
              <w:rPr>
                <w:sz w:val="20"/>
                <w:szCs w:val="20"/>
              </w:rPr>
              <w:tab/>
              <w:t>leaf attribute</w:t>
            </w:r>
            <w:r w:rsidR="00D74692">
              <w:rPr>
                <w:sz w:val="20"/>
                <w:szCs w:val="20"/>
              </w:rPr>
              <w:t>6</w:t>
            </w:r>
            <w:r>
              <w:rPr>
                <w:sz w:val="20"/>
                <w:szCs w:val="20"/>
              </w:rPr>
              <w:t xml:space="preserve"> {</w:t>
            </w:r>
            <w:r>
              <w:rPr>
                <w:sz w:val="20"/>
                <w:szCs w:val="20"/>
              </w:rPr>
              <w:br/>
            </w:r>
            <w:r>
              <w:rPr>
                <w:sz w:val="20"/>
                <w:szCs w:val="20"/>
              </w:rPr>
              <w:tab/>
            </w:r>
            <w:r>
              <w:rPr>
                <w:sz w:val="20"/>
                <w:szCs w:val="20"/>
              </w:rPr>
              <w:tab/>
              <w:t>…</w:t>
            </w:r>
            <w:r>
              <w:rPr>
                <w:sz w:val="20"/>
                <w:szCs w:val="20"/>
              </w:rPr>
              <w:br/>
            </w:r>
            <w:r>
              <w:rPr>
                <w:sz w:val="20"/>
                <w:szCs w:val="20"/>
              </w:rPr>
              <w:tab/>
            </w:r>
            <w:r w:rsidRPr="000C7C5E">
              <w:rPr>
                <w:sz w:val="20"/>
                <w:szCs w:val="20"/>
              </w:rPr>
              <w:t>}</w:t>
            </w:r>
            <w:r>
              <w:rPr>
                <w:sz w:val="20"/>
                <w:szCs w:val="20"/>
              </w:rPr>
              <w:br/>
            </w:r>
            <w:r w:rsidRPr="000C7C5E">
              <w:rPr>
                <w:sz w:val="20"/>
                <w:szCs w:val="20"/>
              </w:rPr>
              <w:t>}</w:t>
            </w:r>
          </w:p>
        </w:tc>
      </w:tr>
      <w:tr w:rsidR="00C404B6" w:rsidTr="00C404B6">
        <w:tc>
          <w:tcPr>
            <w:tcW w:w="4750" w:type="dxa"/>
          </w:tcPr>
          <w:p w:rsidR="00C404B6" w:rsidRDefault="00547F09" w:rsidP="001278FB">
            <w:pPr>
              <w:jc w:val="center"/>
            </w:pPr>
            <w:r>
              <w:rPr>
                <w:noProof/>
                <w:lang w:val="de-DE" w:eastAsia="de-DE"/>
              </w:rPr>
              <w:lastRenderedPageBreak/>
              <w:drawing>
                <wp:inline distT="0" distB="0" distL="0" distR="0">
                  <wp:extent cx="2880995" cy="20701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2880995" cy="2070100"/>
                          </a:xfrm>
                          <a:prstGeom prst="rect">
                            <a:avLst/>
                          </a:prstGeom>
                          <a:noFill/>
                          <a:ln w="9525">
                            <a:noFill/>
                            <a:miter lim="800000"/>
                            <a:headEnd/>
                            <a:tailEnd/>
                          </a:ln>
                        </pic:spPr>
                      </pic:pic>
                    </a:graphicData>
                  </a:graphic>
                </wp:inline>
              </w:drawing>
            </w:r>
          </w:p>
        </w:tc>
        <w:tc>
          <w:tcPr>
            <w:tcW w:w="4750" w:type="dxa"/>
          </w:tcPr>
          <w:p w:rsidR="00C404B6" w:rsidRPr="00C404B6" w:rsidRDefault="00C404B6" w:rsidP="00C404B6">
            <w:pPr>
              <w:tabs>
                <w:tab w:val="left" w:pos="315"/>
                <w:tab w:val="left" w:pos="599"/>
                <w:tab w:val="left" w:pos="904"/>
              </w:tabs>
              <w:rPr>
                <w:sz w:val="20"/>
                <w:szCs w:val="20"/>
              </w:rPr>
            </w:pPr>
            <w:r>
              <w:rPr>
                <w:sz w:val="20"/>
                <w:szCs w:val="20"/>
              </w:rPr>
              <w:t xml:space="preserve">from IETF </w:t>
            </w:r>
            <w:r w:rsidRPr="00C404B6">
              <w:rPr>
                <w:sz w:val="20"/>
                <w:szCs w:val="20"/>
              </w:rPr>
              <w:t>draft-dharini-netmod-g-698-2-yang-04</w:t>
            </w:r>
            <w:r>
              <w:rPr>
                <w:sz w:val="20"/>
                <w:szCs w:val="20"/>
              </w:rPr>
              <w:t>:</w:t>
            </w:r>
          </w:p>
          <w:p w:rsidR="00C404B6" w:rsidRPr="00127393" w:rsidRDefault="00C404B6" w:rsidP="006F4AD5">
            <w:pPr>
              <w:tabs>
                <w:tab w:val="left" w:pos="315"/>
                <w:tab w:val="left" w:pos="599"/>
                <w:tab w:val="left" w:pos="904"/>
                <w:tab w:val="left" w:pos="1875"/>
              </w:tabs>
              <w:rPr>
                <w:sz w:val="20"/>
                <w:szCs w:val="20"/>
              </w:rPr>
            </w:pPr>
            <w:r w:rsidRPr="00C404B6">
              <w:rPr>
                <w:sz w:val="20"/>
                <w:szCs w:val="20"/>
              </w:rPr>
              <w:t>module ietf-opt-if-g698-2 {</w:t>
            </w:r>
            <w:r>
              <w:rPr>
                <w:sz w:val="20"/>
                <w:szCs w:val="20"/>
              </w:rPr>
              <w:br/>
            </w:r>
            <w:r>
              <w:rPr>
                <w:sz w:val="20"/>
                <w:szCs w:val="20"/>
              </w:rPr>
              <w:tab/>
            </w:r>
            <w:r w:rsidRPr="00C404B6">
              <w:rPr>
                <w:sz w:val="20"/>
                <w:szCs w:val="20"/>
              </w:rPr>
              <w:t>namespace "</w:t>
            </w:r>
            <w:proofErr w:type="spellStart"/>
            <w:r w:rsidRPr="00C404B6">
              <w:rPr>
                <w:sz w:val="20"/>
                <w:szCs w:val="20"/>
              </w:rPr>
              <w:t>urn:ietf:params:xml:ns:yang:ietf</w:t>
            </w:r>
            <w:proofErr w:type="spellEnd"/>
            <w:r w:rsidRPr="00C404B6">
              <w:rPr>
                <w:sz w:val="20"/>
                <w:szCs w:val="20"/>
              </w:rPr>
              <w:t>-opt-if-</w:t>
            </w:r>
            <w:r>
              <w:rPr>
                <w:sz w:val="20"/>
                <w:szCs w:val="20"/>
              </w:rPr>
              <w:br/>
            </w:r>
            <w:r>
              <w:rPr>
                <w:sz w:val="20"/>
                <w:szCs w:val="20"/>
              </w:rPr>
              <w:tab/>
            </w:r>
            <w:r w:rsidRPr="00C404B6">
              <w:rPr>
                <w:sz w:val="20"/>
                <w:szCs w:val="20"/>
              </w:rPr>
              <w:t>g698-2";</w:t>
            </w:r>
            <w:r>
              <w:rPr>
                <w:sz w:val="20"/>
                <w:szCs w:val="20"/>
              </w:rPr>
              <w:br/>
            </w:r>
            <w:r>
              <w:rPr>
                <w:sz w:val="20"/>
                <w:szCs w:val="20"/>
              </w:rPr>
              <w:tab/>
            </w:r>
            <w:r w:rsidRPr="00C404B6">
              <w:rPr>
                <w:sz w:val="20"/>
                <w:szCs w:val="20"/>
              </w:rPr>
              <w:t>prefix ietf-opt-if-g698-2;</w:t>
            </w:r>
            <w:r w:rsidR="000068B2">
              <w:rPr>
                <w:sz w:val="20"/>
                <w:szCs w:val="20"/>
              </w:rPr>
              <w:br/>
            </w:r>
            <w:r>
              <w:rPr>
                <w:sz w:val="20"/>
                <w:szCs w:val="20"/>
              </w:rPr>
              <w:br/>
            </w:r>
            <w:r>
              <w:rPr>
                <w:sz w:val="20"/>
                <w:szCs w:val="20"/>
              </w:rPr>
              <w:tab/>
            </w:r>
            <w:r w:rsidRPr="00C404B6">
              <w:rPr>
                <w:sz w:val="20"/>
                <w:szCs w:val="20"/>
              </w:rPr>
              <w:t xml:space="preserve">import </w:t>
            </w:r>
            <w:proofErr w:type="spellStart"/>
            <w:r w:rsidRPr="00C404B6">
              <w:rPr>
                <w:sz w:val="20"/>
                <w:szCs w:val="20"/>
              </w:rPr>
              <w:t>ietf</w:t>
            </w:r>
            <w:proofErr w:type="spellEnd"/>
            <w:r w:rsidRPr="00C404B6">
              <w:rPr>
                <w:sz w:val="20"/>
                <w:szCs w:val="20"/>
              </w:rPr>
              <w:t>-interfaces {</w:t>
            </w:r>
            <w:r>
              <w:rPr>
                <w:sz w:val="20"/>
                <w:szCs w:val="20"/>
              </w:rPr>
              <w:br/>
            </w:r>
            <w:r>
              <w:rPr>
                <w:sz w:val="20"/>
                <w:szCs w:val="20"/>
              </w:rPr>
              <w:tab/>
            </w:r>
            <w:r>
              <w:rPr>
                <w:sz w:val="20"/>
                <w:szCs w:val="20"/>
              </w:rPr>
              <w:tab/>
            </w:r>
            <w:r w:rsidRPr="00C404B6">
              <w:rPr>
                <w:sz w:val="20"/>
                <w:szCs w:val="20"/>
              </w:rPr>
              <w:t>prefix if;</w:t>
            </w:r>
            <w:r>
              <w:rPr>
                <w:sz w:val="20"/>
                <w:szCs w:val="20"/>
              </w:rPr>
              <w:br/>
            </w:r>
            <w:r>
              <w:rPr>
                <w:sz w:val="20"/>
                <w:szCs w:val="20"/>
              </w:rPr>
              <w:tab/>
            </w:r>
            <w:r w:rsidRPr="00C404B6">
              <w:rPr>
                <w:sz w:val="20"/>
                <w:szCs w:val="20"/>
              </w:rPr>
              <w:t>}</w:t>
            </w:r>
            <w:r w:rsidR="000068B2">
              <w:rPr>
                <w:sz w:val="20"/>
                <w:szCs w:val="20"/>
              </w:rPr>
              <w:br/>
            </w:r>
            <w:r w:rsidR="000068B2">
              <w:rPr>
                <w:sz w:val="20"/>
                <w:szCs w:val="20"/>
              </w:rPr>
              <w:br/>
            </w:r>
            <w:r>
              <w:rPr>
                <w:sz w:val="20"/>
                <w:szCs w:val="20"/>
              </w:rPr>
              <w:tab/>
              <w:t>…</w:t>
            </w:r>
            <w:r>
              <w:rPr>
                <w:sz w:val="20"/>
                <w:szCs w:val="20"/>
              </w:rPr>
              <w:br/>
            </w:r>
            <w:r w:rsidR="000068B2">
              <w:rPr>
                <w:sz w:val="20"/>
                <w:szCs w:val="20"/>
              </w:rPr>
              <w:br/>
            </w:r>
            <w:r w:rsidRPr="00C404B6">
              <w:rPr>
                <w:sz w:val="20"/>
                <w:szCs w:val="20"/>
              </w:rPr>
              <w:t>augment "/</w:t>
            </w:r>
            <w:proofErr w:type="spellStart"/>
            <w:r w:rsidRPr="00C404B6">
              <w:rPr>
                <w:sz w:val="20"/>
                <w:szCs w:val="20"/>
              </w:rPr>
              <w:t>if:interfaces</w:t>
            </w:r>
            <w:proofErr w:type="spellEnd"/>
            <w:r w:rsidRPr="00C404B6">
              <w:rPr>
                <w:sz w:val="20"/>
                <w:szCs w:val="20"/>
              </w:rPr>
              <w:t>/</w:t>
            </w:r>
            <w:proofErr w:type="spellStart"/>
            <w:r w:rsidRPr="00C404B6">
              <w:rPr>
                <w:sz w:val="20"/>
                <w:szCs w:val="20"/>
              </w:rPr>
              <w:t>if:interface</w:t>
            </w:r>
            <w:proofErr w:type="spellEnd"/>
            <w:r w:rsidRPr="00C404B6">
              <w:rPr>
                <w:sz w:val="20"/>
                <w:szCs w:val="20"/>
              </w:rPr>
              <w:t>" {</w:t>
            </w:r>
            <w:r w:rsidR="000068B2">
              <w:rPr>
                <w:sz w:val="20"/>
                <w:szCs w:val="20"/>
              </w:rPr>
              <w:br/>
            </w:r>
            <w:r w:rsidR="000068B2">
              <w:rPr>
                <w:sz w:val="20"/>
                <w:szCs w:val="20"/>
              </w:rPr>
              <w:tab/>
            </w:r>
            <w:r w:rsidRPr="00C404B6">
              <w:rPr>
                <w:sz w:val="20"/>
                <w:szCs w:val="20"/>
              </w:rPr>
              <w:t>description "Parameters for an optical interface";</w:t>
            </w:r>
            <w:r w:rsidR="000068B2">
              <w:rPr>
                <w:sz w:val="20"/>
                <w:szCs w:val="20"/>
              </w:rPr>
              <w:br/>
            </w:r>
            <w:r w:rsidR="000068B2">
              <w:rPr>
                <w:sz w:val="20"/>
                <w:szCs w:val="20"/>
              </w:rPr>
              <w:tab/>
            </w:r>
            <w:r w:rsidRPr="00C404B6">
              <w:rPr>
                <w:sz w:val="20"/>
                <w:szCs w:val="20"/>
              </w:rPr>
              <w:t xml:space="preserve">container </w:t>
            </w:r>
            <w:proofErr w:type="spellStart"/>
            <w:r w:rsidRPr="00C404B6">
              <w:rPr>
                <w:sz w:val="20"/>
                <w:szCs w:val="20"/>
              </w:rPr>
              <w:t>optIfOChRsSs</w:t>
            </w:r>
            <w:proofErr w:type="spellEnd"/>
            <w:r w:rsidRPr="00C404B6">
              <w:rPr>
                <w:sz w:val="20"/>
                <w:szCs w:val="20"/>
              </w:rPr>
              <w:t xml:space="preserve"> {</w:t>
            </w:r>
            <w:r w:rsidR="000068B2">
              <w:rPr>
                <w:sz w:val="20"/>
                <w:szCs w:val="20"/>
              </w:rPr>
              <w:br/>
            </w:r>
            <w:r w:rsidR="000068B2">
              <w:rPr>
                <w:sz w:val="20"/>
                <w:szCs w:val="20"/>
              </w:rPr>
              <w:tab/>
            </w:r>
            <w:r w:rsidR="000068B2">
              <w:rPr>
                <w:sz w:val="20"/>
                <w:szCs w:val="20"/>
              </w:rPr>
              <w:tab/>
            </w:r>
            <w:r w:rsidRPr="00C404B6">
              <w:rPr>
                <w:sz w:val="20"/>
                <w:szCs w:val="20"/>
              </w:rPr>
              <w:t>description "</w:t>
            </w:r>
            <w:proofErr w:type="spellStart"/>
            <w:r w:rsidRPr="00C404B6">
              <w:rPr>
                <w:sz w:val="20"/>
                <w:szCs w:val="20"/>
              </w:rPr>
              <w:t>RsSs</w:t>
            </w:r>
            <w:proofErr w:type="spellEnd"/>
            <w:r w:rsidRPr="00C404B6">
              <w:rPr>
                <w:sz w:val="20"/>
                <w:szCs w:val="20"/>
              </w:rPr>
              <w:t xml:space="preserve"> path configuration for an </w:t>
            </w:r>
            <w:r w:rsidR="000068B2">
              <w:rPr>
                <w:sz w:val="20"/>
                <w:szCs w:val="20"/>
              </w:rPr>
              <w:br/>
            </w:r>
            <w:r w:rsidR="000068B2">
              <w:rPr>
                <w:sz w:val="20"/>
                <w:szCs w:val="20"/>
              </w:rPr>
              <w:tab/>
            </w:r>
            <w:r w:rsidR="000068B2">
              <w:rPr>
                <w:sz w:val="20"/>
                <w:szCs w:val="20"/>
              </w:rPr>
              <w:tab/>
              <w:t>I</w:t>
            </w:r>
            <w:r w:rsidRPr="00C404B6">
              <w:rPr>
                <w:sz w:val="20"/>
                <w:szCs w:val="20"/>
              </w:rPr>
              <w:t>nterface";</w:t>
            </w:r>
            <w:r w:rsidR="000068B2">
              <w:rPr>
                <w:sz w:val="20"/>
                <w:szCs w:val="20"/>
              </w:rPr>
              <w:br/>
            </w:r>
            <w:r w:rsidR="000068B2">
              <w:rPr>
                <w:sz w:val="20"/>
                <w:szCs w:val="20"/>
              </w:rPr>
              <w:tab/>
            </w:r>
            <w:r w:rsidR="000068B2">
              <w:rPr>
                <w:sz w:val="20"/>
                <w:szCs w:val="20"/>
              </w:rPr>
              <w:tab/>
            </w:r>
            <w:r w:rsidRPr="00C404B6">
              <w:rPr>
                <w:sz w:val="20"/>
                <w:szCs w:val="20"/>
              </w:rPr>
              <w:t xml:space="preserve">container </w:t>
            </w:r>
            <w:proofErr w:type="spellStart"/>
            <w:r w:rsidRPr="00C404B6">
              <w:rPr>
                <w:sz w:val="20"/>
                <w:szCs w:val="20"/>
              </w:rPr>
              <w:t>ifCurrentApplicationCode</w:t>
            </w:r>
            <w:proofErr w:type="spellEnd"/>
            <w:r w:rsidRPr="00C404B6">
              <w:rPr>
                <w:sz w:val="20"/>
                <w:szCs w:val="20"/>
              </w:rPr>
              <w:t xml:space="preserve"> {</w:t>
            </w:r>
            <w:r w:rsidR="000068B2">
              <w:rPr>
                <w:sz w:val="20"/>
                <w:szCs w:val="20"/>
              </w:rPr>
              <w:br/>
            </w:r>
            <w:r w:rsidR="000068B2">
              <w:rPr>
                <w:sz w:val="20"/>
                <w:szCs w:val="20"/>
              </w:rPr>
              <w:tab/>
            </w:r>
            <w:r w:rsidR="000068B2">
              <w:rPr>
                <w:sz w:val="20"/>
                <w:szCs w:val="20"/>
              </w:rPr>
              <w:tab/>
            </w:r>
            <w:r w:rsidR="000068B2">
              <w:rPr>
                <w:sz w:val="20"/>
                <w:szCs w:val="20"/>
              </w:rPr>
              <w:tab/>
            </w:r>
            <w:r w:rsidRPr="00C404B6">
              <w:rPr>
                <w:sz w:val="20"/>
                <w:szCs w:val="20"/>
              </w:rPr>
              <w:t>description "Current Application code of the</w:t>
            </w:r>
            <w:r w:rsidR="000068B2">
              <w:rPr>
                <w:sz w:val="20"/>
                <w:szCs w:val="20"/>
              </w:rPr>
              <w:br/>
            </w:r>
            <w:r w:rsidR="000068B2">
              <w:rPr>
                <w:sz w:val="20"/>
                <w:szCs w:val="20"/>
              </w:rPr>
              <w:tab/>
            </w:r>
            <w:r w:rsidR="000068B2">
              <w:rPr>
                <w:sz w:val="20"/>
                <w:szCs w:val="20"/>
              </w:rPr>
              <w:tab/>
            </w:r>
            <w:r w:rsidR="000068B2">
              <w:rPr>
                <w:sz w:val="20"/>
                <w:szCs w:val="20"/>
              </w:rPr>
              <w:tab/>
            </w:r>
            <w:r w:rsidR="000068B2">
              <w:rPr>
                <w:sz w:val="20"/>
                <w:szCs w:val="20"/>
              </w:rPr>
              <w:tab/>
            </w:r>
            <w:r w:rsidRPr="00C404B6">
              <w:rPr>
                <w:sz w:val="20"/>
                <w:szCs w:val="20"/>
              </w:rPr>
              <w:t>interface";</w:t>
            </w:r>
            <w:r w:rsidR="000068B2">
              <w:rPr>
                <w:sz w:val="20"/>
                <w:szCs w:val="20"/>
              </w:rPr>
              <w:br/>
            </w:r>
            <w:r w:rsidR="000068B2">
              <w:rPr>
                <w:sz w:val="20"/>
                <w:szCs w:val="20"/>
              </w:rPr>
              <w:tab/>
            </w:r>
            <w:r w:rsidR="000068B2">
              <w:rPr>
                <w:sz w:val="20"/>
                <w:szCs w:val="20"/>
              </w:rPr>
              <w:tab/>
            </w:r>
            <w:r w:rsidRPr="00C404B6">
              <w:rPr>
                <w:sz w:val="20"/>
                <w:szCs w:val="20"/>
              </w:rPr>
              <w:t xml:space="preserve">uses </w:t>
            </w:r>
            <w:proofErr w:type="spellStart"/>
            <w:r w:rsidRPr="00C404B6">
              <w:rPr>
                <w:sz w:val="20"/>
                <w:szCs w:val="20"/>
              </w:rPr>
              <w:t>optIfOChApplicationCode</w:t>
            </w:r>
            <w:proofErr w:type="spellEnd"/>
            <w:r w:rsidRPr="00C404B6">
              <w:rPr>
                <w:sz w:val="20"/>
                <w:szCs w:val="20"/>
              </w:rPr>
              <w:t>;</w:t>
            </w:r>
            <w:r w:rsidR="000068B2">
              <w:rPr>
                <w:sz w:val="20"/>
                <w:szCs w:val="20"/>
              </w:rPr>
              <w:br/>
            </w:r>
            <w:r w:rsidR="000068B2">
              <w:rPr>
                <w:sz w:val="20"/>
                <w:szCs w:val="20"/>
              </w:rPr>
              <w:tab/>
            </w:r>
            <w:r w:rsidR="000068B2">
              <w:rPr>
                <w:sz w:val="20"/>
                <w:szCs w:val="20"/>
              </w:rPr>
              <w:tab/>
            </w:r>
            <w:r w:rsidRPr="00C404B6">
              <w:rPr>
                <w:sz w:val="20"/>
                <w:szCs w:val="20"/>
              </w:rPr>
              <w:t>}</w:t>
            </w:r>
            <w:r w:rsidR="000068B2">
              <w:rPr>
                <w:sz w:val="20"/>
                <w:szCs w:val="20"/>
              </w:rPr>
              <w:br/>
            </w:r>
            <w:r w:rsidR="000068B2">
              <w:rPr>
                <w:sz w:val="20"/>
                <w:szCs w:val="20"/>
              </w:rPr>
              <w:br/>
            </w:r>
            <w:r w:rsidR="000068B2">
              <w:rPr>
                <w:sz w:val="20"/>
                <w:szCs w:val="20"/>
              </w:rPr>
              <w:tab/>
            </w:r>
            <w:r w:rsidR="000068B2">
              <w:rPr>
                <w:sz w:val="20"/>
                <w:szCs w:val="20"/>
              </w:rPr>
              <w:tab/>
            </w:r>
            <w:r w:rsidRPr="00C404B6">
              <w:rPr>
                <w:sz w:val="20"/>
                <w:szCs w:val="20"/>
              </w:rPr>
              <w:t xml:space="preserve">container </w:t>
            </w:r>
            <w:proofErr w:type="spellStart"/>
            <w:r w:rsidRPr="00C404B6">
              <w:rPr>
                <w:sz w:val="20"/>
                <w:szCs w:val="20"/>
              </w:rPr>
              <w:t>ifSupportedApplicationCodes</w:t>
            </w:r>
            <w:proofErr w:type="spellEnd"/>
            <w:r w:rsidRPr="00C404B6">
              <w:rPr>
                <w:sz w:val="20"/>
                <w:szCs w:val="20"/>
              </w:rPr>
              <w:t xml:space="preserve"> {</w:t>
            </w:r>
            <w:r w:rsidR="000068B2">
              <w:rPr>
                <w:sz w:val="20"/>
                <w:szCs w:val="20"/>
              </w:rPr>
              <w:br/>
            </w:r>
            <w:r w:rsidR="000068B2">
              <w:rPr>
                <w:sz w:val="20"/>
                <w:szCs w:val="20"/>
              </w:rPr>
              <w:tab/>
            </w:r>
            <w:r w:rsidR="000068B2">
              <w:rPr>
                <w:sz w:val="20"/>
                <w:szCs w:val="20"/>
              </w:rPr>
              <w:tab/>
            </w:r>
            <w:r w:rsidR="000068B2">
              <w:rPr>
                <w:sz w:val="20"/>
                <w:szCs w:val="20"/>
              </w:rPr>
              <w:tab/>
            </w:r>
            <w:proofErr w:type="spellStart"/>
            <w:r w:rsidRPr="00C404B6">
              <w:rPr>
                <w:sz w:val="20"/>
                <w:szCs w:val="20"/>
              </w:rPr>
              <w:t>config</w:t>
            </w:r>
            <w:proofErr w:type="spellEnd"/>
            <w:r w:rsidRPr="00C404B6">
              <w:rPr>
                <w:sz w:val="20"/>
                <w:szCs w:val="20"/>
              </w:rPr>
              <w:t xml:space="preserve"> false;</w:t>
            </w:r>
            <w:r w:rsidR="000068B2">
              <w:rPr>
                <w:sz w:val="20"/>
                <w:szCs w:val="20"/>
              </w:rPr>
              <w:br/>
            </w:r>
            <w:r w:rsidR="000068B2">
              <w:rPr>
                <w:sz w:val="20"/>
                <w:szCs w:val="20"/>
              </w:rPr>
              <w:tab/>
            </w:r>
            <w:r w:rsidR="000068B2">
              <w:rPr>
                <w:sz w:val="20"/>
                <w:szCs w:val="20"/>
              </w:rPr>
              <w:tab/>
            </w:r>
            <w:r w:rsidR="000068B2">
              <w:rPr>
                <w:sz w:val="20"/>
                <w:szCs w:val="20"/>
              </w:rPr>
              <w:tab/>
            </w:r>
            <w:r w:rsidRPr="00C404B6">
              <w:rPr>
                <w:sz w:val="20"/>
                <w:szCs w:val="20"/>
              </w:rPr>
              <w:t>description "Supported Application codes of</w:t>
            </w:r>
            <w:r w:rsidR="000068B2">
              <w:rPr>
                <w:sz w:val="20"/>
                <w:szCs w:val="20"/>
              </w:rPr>
              <w:br/>
            </w:r>
            <w:r w:rsidR="000068B2">
              <w:rPr>
                <w:sz w:val="20"/>
                <w:szCs w:val="20"/>
              </w:rPr>
              <w:tab/>
            </w:r>
            <w:r w:rsidR="000068B2">
              <w:rPr>
                <w:sz w:val="20"/>
                <w:szCs w:val="20"/>
              </w:rPr>
              <w:tab/>
            </w:r>
            <w:r w:rsidR="000068B2">
              <w:rPr>
                <w:sz w:val="20"/>
                <w:szCs w:val="20"/>
              </w:rPr>
              <w:tab/>
            </w:r>
            <w:r w:rsidR="000068B2">
              <w:rPr>
                <w:sz w:val="20"/>
                <w:szCs w:val="20"/>
              </w:rPr>
              <w:tab/>
            </w:r>
            <w:r w:rsidRPr="00C404B6">
              <w:rPr>
                <w:sz w:val="20"/>
                <w:szCs w:val="20"/>
              </w:rPr>
              <w:t>the interface";</w:t>
            </w:r>
            <w:r w:rsidR="00B10E3F">
              <w:rPr>
                <w:sz w:val="20"/>
                <w:szCs w:val="20"/>
              </w:rPr>
              <w:br/>
            </w:r>
            <w:r w:rsidR="00B10E3F">
              <w:rPr>
                <w:sz w:val="20"/>
                <w:szCs w:val="20"/>
              </w:rPr>
              <w:tab/>
            </w:r>
            <w:r w:rsidR="00B10E3F">
              <w:rPr>
                <w:sz w:val="20"/>
                <w:szCs w:val="20"/>
              </w:rPr>
              <w:tab/>
            </w:r>
            <w:r w:rsidR="00B10E3F">
              <w:rPr>
                <w:sz w:val="20"/>
                <w:szCs w:val="20"/>
              </w:rPr>
              <w:tab/>
            </w:r>
            <w:r w:rsidRPr="00C404B6">
              <w:rPr>
                <w:sz w:val="20"/>
                <w:szCs w:val="20"/>
              </w:rPr>
              <w:t xml:space="preserve">uses </w:t>
            </w:r>
            <w:proofErr w:type="spellStart"/>
            <w:r w:rsidRPr="00C404B6">
              <w:rPr>
                <w:sz w:val="20"/>
                <w:szCs w:val="20"/>
              </w:rPr>
              <w:t>optIfOChApplicationCodeList</w:t>
            </w:r>
            <w:proofErr w:type="spellEnd"/>
            <w:r w:rsidRPr="00C404B6">
              <w:rPr>
                <w:sz w:val="20"/>
                <w:szCs w:val="20"/>
              </w:rPr>
              <w:t>;</w:t>
            </w:r>
            <w:r w:rsidR="00B10E3F">
              <w:rPr>
                <w:sz w:val="20"/>
                <w:szCs w:val="20"/>
              </w:rPr>
              <w:br/>
            </w:r>
            <w:r w:rsidR="00B10E3F">
              <w:rPr>
                <w:sz w:val="20"/>
                <w:szCs w:val="20"/>
              </w:rPr>
              <w:tab/>
            </w:r>
            <w:r w:rsidR="00B10E3F">
              <w:rPr>
                <w:sz w:val="20"/>
                <w:szCs w:val="20"/>
              </w:rPr>
              <w:tab/>
            </w:r>
            <w:r w:rsidRPr="00C404B6">
              <w:rPr>
                <w:sz w:val="20"/>
                <w:szCs w:val="20"/>
              </w:rPr>
              <w:t>}</w:t>
            </w:r>
            <w:r w:rsidR="00B10E3F">
              <w:rPr>
                <w:sz w:val="20"/>
                <w:szCs w:val="20"/>
              </w:rPr>
              <w:br/>
            </w:r>
            <w:r w:rsidR="00B10E3F">
              <w:rPr>
                <w:sz w:val="20"/>
                <w:szCs w:val="20"/>
              </w:rPr>
              <w:br/>
            </w:r>
            <w:r w:rsidR="00B10E3F">
              <w:rPr>
                <w:sz w:val="20"/>
                <w:szCs w:val="20"/>
              </w:rPr>
              <w:tab/>
            </w:r>
            <w:r w:rsidR="00B10E3F">
              <w:rPr>
                <w:sz w:val="20"/>
                <w:szCs w:val="20"/>
              </w:rPr>
              <w:tab/>
            </w:r>
            <w:r w:rsidRPr="00C404B6">
              <w:rPr>
                <w:sz w:val="20"/>
                <w:szCs w:val="20"/>
              </w:rPr>
              <w:t xml:space="preserve">uses </w:t>
            </w:r>
            <w:proofErr w:type="spellStart"/>
            <w:r w:rsidRPr="00C404B6">
              <w:rPr>
                <w:sz w:val="20"/>
                <w:szCs w:val="20"/>
              </w:rPr>
              <w:t>optIfOChPower</w:t>
            </w:r>
            <w:proofErr w:type="spellEnd"/>
            <w:r w:rsidRPr="00C404B6">
              <w:rPr>
                <w:sz w:val="20"/>
                <w:szCs w:val="20"/>
              </w:rPr>
              <w:t>;</w:t>
            </w:r>
            <w:r w:rsidR="00B10E3F">
              <w:rPr>
                <w:sz w:val="20"/>
                <w:szCs w:val="20"/>
              </w:rPr>
              <w:br/>
            </w:r>
            <w:r w:rsidR="00B10E3F">
              <w:rPr>
                <w:sz w:val="20"/>
                <w:szCs w:val="20"/>
              </w:rPr>
              <w:tab/>
            </w:r>
            <w:r w:rsidR="00B10E3F">
              <w:rPr>
                <w:sz w:val="20"/>
                <w:szCs w:val="20"/>
              </w:rPr>
              <w:tab/>
            </w:r>
            <w:r w:rsidRPr="00C404B6">
              <w:rPr>
                <w:sz w:val="20"/>
                <w:szCs w:val="20"/>
              </w:rPr>
              <w:t xml:space="preserve">uses </w:t>
            </w:r>
            <w:proofErr w:type="spellStart"/>
            <w:r w:rsidRPr="00C404B6">
              <w:rPr>
                <w:sz w:val="20"/>
                <w:szCs w:val="20"/>
              </w:rPr>
              <w:t>optIfOChCentralFrequency</w:t>
            </w:r>
            <w:proofErr w:type="spellEnd"/>
            <w:r w:rsidRPr="00C404B6">
              <w:rPr>
                <w:sz w:val="20"/>
                <w:szCs w:val="20"/>
              </w:rPr>
              <w:t>;</w:t>
            </w:r>
            <w:r w:rsidR="00B10E3F">
              <w:rPr>
                <w:sz w:val="20"/>
                <w:szCs w:val="20"/>
              </w:rPr>
              <w:br/>
            </w:r>
            <w:r w:rsidR="00B10E3F">
              <w:rPr>
                <w:sz w:val="20"/>
                <w:szCs w:val="20"/>
              </w:rPr>
              <w:tab/>
            </w:r>
            <w:r w:rsidRPr="00C404B6">
              <w:rPr>
                <w:sz w:val="20"/>
                <w:szCs w:val="20"/>
              </w:rPr>
              <w:t>}</w:t>
            </w:r>
            <w:r w:rsidR="00B10E3F">
              <w:rPr>
                <w:sz w:val="20"/>
                <w:szCs w:val="20"/>
              </w:rPr>
              <w:br/>
            </w:r>
            <w:r w:rsidRPr="00C404B6">
              <w:rPr>
                <w:sz w:val="20"/>
                <w:szCs w:val="20"/>
              </w:rPr>
              <w:t>}</w:t>
            </w:r>
            <w:r w:rsidR="006F4AD5">
              <w:rPr>
                <w:sz w:val="20"/>
                <w:szCs w:val="20"/>
              </w:rPr>
              <w:br/>
              <w:t>…</w:t>
            </w:r>
          </w:p>
        </w:tc>
      </w:tr>
    </w:tbl>
    <w:p w:rsidR="00F766CE" w:rsidRDefault="00F766CE" w:rsidP="00F766CE"/>
    <w:p w:rsidR="002B7DFC" w:rsidRDefault="002B7DFC" w:rsidP="009B6F01">
      <w:pPr>
        <w:pStyle w:val="berschrift2"/>
      </w:pPr>
      <w:bookmarkStart w:id="118" w:name="_Toc430330720"/>
      <w:r w:rsidRPr="002B7DFC">
        <w:t>Mapping of Attributes</w:t>
      </w:r>
      <w:bookmarkEnd w:id="118"/>
    </w:p>
    <w:p w:rsidR="002B7DFC" w:rsidRDefault="002B7DFC" w:rsidP="005752F2"/>
    <w:p w:rsidR="00F70C2E" w:rsidRDefault="00F70C2E" w:rsidP="00F70C2E">
      <w:pPr>
        <w:pStyle w:val="TableCaption"/>
      </w:pPr>
      <w:bookmarkStart w:id="119" w:name="_Toc420597469"/>
      <w:bookmarkStart w:id="120" w:name="_Toc430330757"/>
      <w:r>
        <w:t xml:space="preserve">Table </w:t>
      </w:r>
      <w:r w:rsidR="009D680C">
        <w:fldChar w:fldCharType="begin"/>
      </w:r>
      <w:r w:rsidR="00041849">
        <w:instrText xml:space="preserve"> STYLEREF 1 \s </w:instrText>
      </w:r>
      <w:r w:rsidR="009D680C">
        <w:fldChar w:fldCharType="separate"/>
      </w:r>
      <w:r w:rsidR="00984456">
        <w:rPr>
          <w:noProof/>
        </w:rPr>
        <w:t>4</w:t>
      </w:r>
      <w:r w:rsidR="009D680C">
        <w:rPr>
          <w:noProof/>
        </w:rPr>
        <w:fldChar w:fldCharType="end"/>
      </w:r>
      <w:r>
        <w:t>.</w:t>
      </w:r>
      <w:r w:rsidR="009D680C">
        <w:fldChar w:fldCharType="begin"/>
      </w:r>
      <w:r w:rsidR="004248C1">
        <w:instrText xml:space="preserve"> SEQ Table \* ARABIC \s 1 </w:instrText>
      </w:r>
      <w:r w:rsidR="009D680C">
        <w:fldChar w:fldCharType="separate"/>
      </w:r>
      <w:ins w:id="121" w:author="Bernd" w:date="2015-09-18T08:56:00Z">
        <w:r w:rsidR="00984456">
          <w:rPr>
            <w:noProof/>
          </w:rPr>
          <w:t>4</w:t>
        </w:r>
      </w:ins>
      <w:del w:id="122" w:author="Bernd" w:date="2015-09-18T08:54:00Z">
        <w:r w:rsidR="00745A31" w:rsidDel="00535C68">
          <w:rPr>
            <w:noProof/>
          </w:rPr>
          <w:delText>3</w:delText>
        </w:r>
      </w:del>
      <w:r w:rsidR="009D680C">
        <w:rPr>
          <w:noProof/>
        </w:rPr>
        <w:fldChar w:fldCharType="end"/>
      </w:r>
      <w:r>
        <w:t>: Attribute Mapping</w:t>
      </w:r>
      <w:bookmarkEnd w:id="119"/>
      <w:ins w:id="123" w:author="Bernd" w:date="2015-09-18T08:54:00Z">
        <w:r w:rsidR="00535C68">
          <w:br/>
          <w:t>(Mappings required by currently used UML artifacts)</w:t>
        </w:r>
      </w:ins>
      <w:bookmarkEnd w:id="120"/>
    </w:p>
    <w:tbl>
      <w:tblPr>
        <w:tblStyle w:val="Tabellengitternetz"/>
        <w:tblW w:w="0" w:type="auto"/>
        <w:tblLook w:val="04A0"/>
      </w:tblPr>
      <w:tblGrid>
        <w:gridCol w:w="1913"/>
        <w:gridCol w:w="3827"/>
        <w:gridCol w:w="3760"/>
      </w:tblGrid>
      <w:tr w:rsidR="004919D2" w:rsidRPr="00986FE9" w:rsidTr="002D7103">
        <w:trPr>
          <w:cantSplit/>
        </w:trPr>
        <w:tc>
          <w:tcPr>
            <w:tcW w:w="9500" w:type="dxa"/>
            <w:gridSpan w:val="3"/>
            <w:shd w:val="clear" w:color="auto" w:fill="BAE3A7" w:themeFill="accent5" w:themeFillTint="66"/>
          </w:tcPr>
          <w:p w:rsidR="004919D2" w:rsidRPr="00986FE9" w:rsidRDefault="004919D2" w:rsidP="00986FE9">
            <w:pPr>
              <w:jc w:val="center"/>
              <w:rPr>
                <w:szCs w:val="24"/>
              </w:rPr>
            </w:pPr>
            <w:r w:rsidRPr="00986FE9">
              <w:rPr>
                <w:szCs w:val="24"/>
              </w:rPr>
              <w:t xml:space="preserve">Attribute </w:t>
            </w:r>
            <w:r w:rsidRPr="00986FE9">
              <w:rPr>
                <w:szCs w:val="24"/>
              </w:rPr>
              <w:sym w:font="Wingdings" w:char="F0E0"/>
            </w:r>
            <w:r w:rsidRPr="00986FE9">
              <w:rPr>
                <w:szCs w:val="24"/>
              </w:rPr>
              <w:t xml:space="preserve"> </w:t>
            </w:r>
            <w:r w:rsidR="00986FE9" w:rsidRPr="00986FE9">
              <w:rPr>
                <w:szCs w:val="24"/>
              </w:rPr>
              <w:t>“leaf” (single) or “leaf list” (multiple) statement</w:t>
            </w:r>
          </w:p>
        </w:tc>
      </w:tr>
      <w:tr w:rsidR="004919D2" w:rsidRPr="00986FE9" w:rsidTr="002D7103">
        <w:trPr>
          <w:cantSplit/>
        </w:trPr>
        <w:tc>
          <w:tcPr>
            <w:tcW w:w="1913" w:type="dxa"/>
            <w:shd w:val="clear" w:color="auto" w:fill="EEF1A5" w:themeFill="accent2" w:themeFillTint="66"/>
          </w:tcPr>
          <w:p w:rsidR="004919D2" w:rsidRPr="00986FE9" w:rsidRDefault="004919D2" w:rsidP="00B50A80">
            <w:pPr>
              <w:rPr>
                <w:szCs w:val="24"/>
              </w:rPr>
            </w:pPr>
            <w:r w:rsidRPr="00986FE9">
              <w:rPr>
                <w:szCs w:val="24"/>
              </w:rPr>
              <w:t>UML Artifact</w:t>
            </w:r>
          </w:p>
        </w:tc>
        <w:tc>
          <w:tcPr>
            <w:tcW w:w="3827" w:type="dxa"/>
            <w:shd w:val="clear" w:color="auto" w:fill="7BEFFF" w:themeFill="accent1" w:themeFillTint="66"/>
          </w:tcPr>
          <w:p w:rsidR="004919D2" w:rsidRPr="00986FE9" w:rsidRDefault="004919D2" w:rsidP="00B50A80">
            <w:pPr>
              <w:rPr>
                <w:szCs w:val="24"/>
              </w:rPr>
            </w:pPr>
            <w:r w:rsidRPr="00986FE9">
              <w:rPr>
                <w:szCs w:val="24"/>
              </w:rPr>
              <w:t>YANG Artifact</w:t>
            </w:r>
          </w:p>
        </w:tc>
        <w:tc>
          <w:tcPr>
            <w:tcW w:w="3760" w:type="dxa"/>
            <w:shd w:val="clear" w:color="auto" w:fill="D9D9D9" w:themeFill="background1" w:themeFillShade="D9"/>
          </w:tcPr>
          <w:p w:rsidR="004919D2" w:rsidRPr="00986FE9" w:rsidRDefault="004919D2" w:rsidP="00B50A80">
            <w:pPr>
              <w:rPr>
                <w:szCs w:val="24"/>
              </w:rPr>
            </w:pPr>
            <w:r w:rsidRPr="00986FE9">
              <w:rPr>
                <w:szCs w:val="24"/>
              </w:rPr>
              <w:t>Comments</w:t>
            </w:r>
          </w:p>
        </w:tc>
      </w:tr>
      <w:tr w:rsidR="004919D2" w:rsidRPr="00986FE9" w:rsidTr="00867AD0">
        <w:trPr>
          <w:cantSplit/>
          <w:tblHeader w:val="off"/>
        </w:trPr>
        <w:tc>
          <w:tcPr>
            <w:tcW w:w="1913" w:type="dxa"/>
            <w:shd w:val="clear" w:color="auto" w:fill="F6F8D2" w:themeFill="accent2" w:themeFillTint="33"/>
          </w:tcPr>
          <w:p w:rsidR="004919D2" w:rsidRPr="00986FE9" w:rsidRDefault="004919D2" w:rsidP="00B50A80">
            <w:pPr>
              <w:rPr>
                <w:szCs w:val="24"/>
              </w:rPr>
            </w:pPr>
            <w:r w:rsidRPr="00986FE9">
              <w:rPr>
                <w:szCs w:val="24"/>
                <w:lang w:val="fr-FR"/>
              </w:rPr>
              <w:t>documentation</w:t>
            </w:r>
          </w:p>
        </w:tc>
        <w:tc>
          <w:tcPr>
            <w:tcW w:w="3827" w:type="dxa"/>
            <w:shd w:val="clear" w:color="auto" w:fill="BDF7FF" w:themeFill="accent1" w:themeFillTint="33"/>
          </w:tcPr>
          <w:p w:rsidR="004919D2" w:rsidRPr="00986FE9" w:rsidRDefault="004919D2" w:rsidP="00B50A80">
            <w:pPr>
              <w:rPr>
                <w:szCs w:val="24"/>
              </w:rPr>
            </w:pPr>
            <w:r w:rsidRPr="00986FE9">
              <w:rPr>
                <w:szCs w:val="24"/>
                <w:lang w:val="fr-FR"/>
              </w:rPr>
              <w:t xml:space="preserve">“description” </w:t>
            </w:r>
            <w:proofErr w:type="spellStart"/>
            <w:r w:rsidRPr="00986FE9">
              <w:rPr>
                <w:szCs w:val="24"/>
                <w:lang w:val="fr-FR"/>
              </w:rPr>
              <w:t>substatement</w:t>
            </w:r>
            <w:proofErr w:type="spellEnd"/>
          </w:p>
        </w:tc>
        <w:tc>
          <w:tcPr>
            <w:tcW w:w="3760" w:type="dxa"/>
          </w:tcPr>
          <w:p w:rsidR="004919D2" w:rsidRPr="00986FE9" w:rsidRDefault="004919D2" w:rsidP="00B50A80">
            <w:pPr>
              <w:rPr>
                <w:szCs w:val="24"/>
              </w:rPr>
            </w:pPr>
          </w:p>
        </w:tc>
      </w:tr>
      <w:tr w:rsidR="004919D2" w:rsidRPr="00986FE9" w:rsidTr="00867AD0">
        <w:trPr>
          <w:cantSplit/>
          <w:tblHeader w:val="off"/>
        </w:trPr>
        <w:tc>
          <w:tcPr>
            <w:tcW w:w="1913" w:type="dxa"/>
            <w:shd w:val="clear" w:color="auto" w:fill="F6F8D2" w:themeFill="accent2" w:themeFillTint="33"/>
          </w:tcPr>
          <w:p w:rsidR="004919D2" w:rsidRPr="00986FE9" w:rsidRDefault="00986FE9" w:rsidP="00986FE9">
            <w:pPr>
              <w:rPr>
                <w:szCs w:val="24"/>
              </w:rPr>
            </w:pPr>
            <w:r w:rsidRPr="00986FE9">
              <w:rPr>
                <w:szCs w:val="24"/>
              </w:rPr>
              <w:t>type</w:t>
            </w:r>
          </w:p>
        </w:tc>
        <w:tc>
          <w:tcPr>
            <w:tcW w:w="3827" w:type="dxa"/>
            <w:shd w:val="clear" w:color="auto" w:fill="BDF7FF" w:themeFill="accent1" w:themeFillTint="33"/>
          </w:tcPr>
          <w:p w:rsidR="004919D2" w:rsidRPr="00986FE9" w:rsidRDefault="00986FE9" w:rsidP="00986FE9">
            <w:pPr>
              <w:rPr>
                <w:szCs w:val="24"/>
              </w:rPr>
            </w:pPr>
            <w:r w:rsidRPr="00986FE9">
              <w:rPr>
                <w:szCs w:val="24"/>
              </w:rPr>
              <w:t xml:space="preserve">“type” </w:t>
            </w:r>
            <w:proofErr w:type="spellStart"/>
            <w:r w:rsidRPr="00986FE9">
              <w:rPr>
                <w:szCs w:val="24"/>
              </w:rPr>
              <w:t>substatement</w:t>
            </w:r>
            <w:proofErr w:type="spellEnd"/>
            <w:r>
              <w:rPr>
                <w:szCs w:val="24"/>
              </w:rPr>
              <w:br/>
            </w:r>
            <w:r w:rsidRPr="00986FE9">
              <w:rPr>
                <w:szCs w:val="24"/>
              </w:rPr>
              <w:t>(built-in or derived type)</w:t>
            </w:r>
          </w:p>
        </w:tc>
        <w:tc>
          <w:tcPr>
            <w:tcW w:w="3760" w:type="dxa"/>
          </w:tcPr>
          <w:p w:rsidR="004919D2" w:rsidRPr="00986FE9" w:rsidRDefault="004919D2" w:rsidP="00B50A80">
            <w:pPr>
              <w:rPr>
                <w:szCs w:val="24"/>
              </w:rPr>
            </w:pPr>
          </w:p>
        </w:tc>
      </w:tr>
      <w:tr w:rsidR="004919D2" w:rsidRPr="00986FE9" w:rsidTr="00867AD0">
        <w:trPr>
          <w:cantSplit/>
          <w:tblHeader w:val="off"/>
        </w:trPr>
        <w:tc>
          <w:tcPr>
            <w:tcW w:w="1913" w:type="dxa"/>
            <w:shd w:val="clear" w:color="auto" w:fill="F6F8D2" w:themeFill="accent2" w:themeFillTint="33"/>
          </w:tcPr>
          <w:p w:rsidR="004919D2" w:rsidRPr="00986FE9" w:rsidRDefault="00986FE9" w:rsidP="00B50A80">
            <w:pPr>
              <w:rPr>
                <w:szCs w:val="24"/>
              </w:rPr>
            </w:pPr>
            <w:proofErr w:type="spellStart"/>
            <w:r w:rsidRPr="00986FE9">
              <w:rPr>
                <w:szCs w:val="24"/>
              </w:rPr>
              <w:t>readOnly</w:t>
            </w:r>
            <w:proofErr w:type="spellEnd"/>
          </w:p>
        </w:tc>
        <w:tc>
          <w:tcPr>
            <w:tcW w:w="3827" w:type="dxa"/>
            <w:shd w:val="clear" w:color="auto" w:fill="BDF7FF" w:themeFill="accent1" w:themeFillTint="33"/>
          </w:tcPr>
          <w:p w:rsidR="004919D2" w:rsidRPr="00986FE9" w:rsidRDefault="00986FE9" w:rsidP="00B50A80">
            <w:pPr>
              <w:rPr>
                <w:szCs w:val="24"/>
              </w:rPr>
            </w:pPr>
            <w:r w:rsidRPr="00986FE9">
              <w:rPr>
                <w:szCs w:val="24"/>
              </w:rPr>
              <w:t>“</w:t>
            </w:r>
            <w:proofErr w:type="spellStart"/>
            <w:r w:rsidRPr="00986FE9">
              <w:rPr>
                <w:szCs w:val="24"/>
              </w:rPr>
              <w:t>config</w:t>
            </w:r>
            <w:proofErr w:type="spellEnd"/>
            <w:r w:rsidRPr="00986FE9">
              <w:rPr>
                <w:szCs w:val="24"/>
              </w:rPr>
              <w:t xml:space="preserve">” </w:t>
            </w:r>
            <w:proofErr w:type="spellStart"/>
            <w:r w:rsidRPr="00986FE9">
              <w:rPr>
                <w:szCs w:val="24"/>
              </w:rPr>
              <w:t>substatement</w:t>
            </w:r>
            <w:proofErr w:type="spellEnd"/>
            <w:r w:rsidRPr="00986FE9">
              <w:rPr>
                <w:szCs w:val="24"/>
              </w:rPr>
              <w:t xml:space="preserve"> (false)</w:t>
            </w:r>
          </w:p>
        </w:tc>
        <w:tc>
          <w:tcPr>
            <w:tcW w:w="3760" w:type="dxa"/>
          </w:tcPr>
          <w:p w:rsidR="004919D2" w:rsidRPr="00986FE9" w:rsidRDefault="002F3A4C" w:rsidP="00B50A80">
            <w:pPr>
              <w:rPr>
                <w:szCs w:val="24"/>
              </w:rPr>
            </w:pPr>
            <w:proofErr w:type="spellStart"/>
            <w:r>
              <w:rPr>
                <w:szCs w:val="24"/>
              </w:rPr>
              <w:t>config</w:t>
            </w:r>
            <w:proofErr w:type="spellEnd"/>
            <w:r>
              <w:rPr>
                <w:szCs w:val="24"/>
              </w:rPr>
              <w:t xml:space="preserve"> default = true</w:t>
            </w:r>
          </w:p>
        </w:tc>
      </w:tr>
      <w:tr w:rsidR="004919D2" w:rsidRPr="00986FE9" w:rsidTr="00867AD0">
        <w:trPr>
          <w:cantSplit/>
          <w:tblHeader w:val="off"/>
        </w:trPr>
        <w:tc>
          <w:tcPr>
            <w:tcW w:w="1913" w:type="dxa"/>
            <w:shd w:val="clear" w:color="auto" w:fill="F6F8D2" w:themeFill="accent2" w:themeFillTint="33"/>
          </w:tcPr>
          <w:p w:rsidR="004919D2" w:rsidRPr="00986FE9" w:rsidRDefault="00986FE9" w:rsidP="00B50A80">
            <w:pPr>
              <w:rPr>
                <w:szCs w:val="24"/>
              </w:rPr>
            </w:pPr>
            <w:proofErr w:type="spellStart"/>
            <w:r w:rsidRPr="00986FE9">
              <w:rPr>
                <w:szCs w:val="24"/>
              </w:rPr>
              <w:lastRenderedPageBreak/>
              <w:t>isOrdered</w:t>
            </w:r>
            <w:proofErr w:type="spellEnd"/>
          </w:p>
        </w:tc>
        <w:tc>
          <w:tcPr>
            <w:tcW w:w="3827" w:type="dxa"/>
            <w:shd w:val="clear" w:color="auto" w:fill="BDF7FF" w:themeFill="accent1" w:themeFillTint="33"/>
          </w:tcPr>
          <w:p w:rsidR="004919D2" w:rsidRPr="00986FE9" w:rsidRDefault="00986FE9" w:rsidP="00986FE9">
            <w:pPr>
              <w:rPr>
                <w:szCs w:val="24"/>
              </w:rPr>
            </w:pPr>
            <w:r w:rsidRPr="00986FE9">
              <w:rPr>
                <w:szCs w:val="24"/>
              </w:rPr>
              <w:t xml:space="preserve">“ordered-by” </w:t>
            </w:r>
            <w:proofErr w:type="spellStart"/>
            <w:r w:rsidRPr="00986FE9">
              <w:rPr>
                <w:szCs w:val="24"/>
              </w:rPr>
              <w:t>substatement</w:t>
            </w:r>
            <w:proofErr w:type="spellEnd"/>
            <w:r>
              <w:rPr>
                <w:szCs w:val="24"/>
              </w:rPr>
              <w:br/>
            </w:r>
            <w:r w:rsidRPr="00986FE9">
              <w:rPr>
                <w:szCs w:val="24"/>
              </w:rPr>
              <w:t>("system" or "user”)</w:t>
            </w:r>
          </w:p>
        </w:tc>
        <w:tc>
          <w:tcPr>
            <w:tcW w:w="3760" w:type="dxa"/>
          </w:tcPr>
          <w:p w:rsidR="004919D2" w:rsidRPr="00986FE9" w:rsidRDefault="00995091" w:rsidP="00B50A80">
            <w:pPr>
              <w:rPr>
                <w:szCs w:val="24"/>
              </w:rPr>
            </w:pPr>
            <w:r w:rsidRPr="00986FE9">
              <w:rPr>
                <w:szCs w:val="24"/>
              </w:rPr>
              <w:t>ordered-by</w:t>
            </w:r>
            <w:r>
              <w:rPr>
                <w:szCs w:val="24"/>
              </w:rPr>
              <w:t xml:space="preserve"> default = system</w:t>
            </w:r>
          </w:p>
        </w:tc>
      </w:tr>
      <w:tr w:rsidR="004919D2" w:rsidRPr="00986FE9" w:rsidTr="00867AD0">
        <w:trPr>
          <w:cantSplit/>
          <w:tblHeader w:val="off"/>
        </w:trPr>
        <w:tc>
          <w:tcPr>
            <w:tcW w:w="1913" w:type="dxa"/>
            <w:shd w:val="clear" w:color="auto" w:fill="F6F8D2" w:themeFill="accent2" w:themeFillTint="33"/>
          </w:tcPr>
          <w:p w:rsidR="004919D2" w:rsidRPr="00986FE9" w:rsidRDefault="00986FE9" w:rsidP="00B50A80">
            <w:pPr>
              <w:rPr>
                <w:szCs w:val="24"/>
              </w:rPr>
            </w:pPr>
            <w:r w:rsidRPr="00986FE9">
              <w:rPr>
                <w:szCs w:val="24"/>
              </w:rPr>
              <w:t>multiplicity</w:t>
            </w:r>
          </w:p>
        </w:tc>
        <w:tc>
          <w:tcPr>
            <w:tcW w:w="3827" w:type="dxa"/>
            <w:shd w:val="clear" w:color="auto" w:fill="BDF7FF" w:themeFill="accent1" w:themeFillTint="33"/>
          </w:tcPr>
          <w:p w:rsidR="004919D2" w:rsidRPr="00986FE9" w:rsidRDefault="00D2355F" w:rsidP="003B0E2F">
            <w:pPr>
              <w:rPr>
                <w:szCs w:val="24"/>
              </w:rPr>
            </w:pPr>
            <w:r>
              <w:rPr>
                <w:szCs w:val="24"/>
              </w:rPr>
              <w:t xml:space="preserve">“mandatory” </w:t>
            </w:r>
            <w:r w:rsidR="00BF0B7F">
              <w:rPr>
                <w:szCs w:val="24"/>
              </w:rPr>
              <w:t xml:space="preserve">or </w:t>
            </w:r>
            <w:r w:rsidR="00986FE9" w:rsidRPr="00986FE9">
              <w:rPr>
                <w:szCs w:val="24"/>
              </w:rPr>
              <w:t xml:space="preserve">“min-elements” and “max-elements” </w:t>
            </w:r>
            <w:proofErr w:type="spellStart"/>
            <w:r w:rsidR="00986FE9" w:rsidRPr="00986FE9">
              <w:rPr>
                <w:szCs w:val="24"/>
              </w:rPr>
              <w:t>substatements</w:t>
            </w:r>
            <w:proofErr w:type="spellEnd"/>
            <w:r w:rsidR="003B0E2F">
              <w:rPr>
                <w:szCs w:val="24"/>
              </w:rPr>
              <w:br/>
            </w:r>
            <w:commentRangeStart w:id="124"/>
            <w:r w:rsidR="003B0E2F">
              <w:rPr>
                <w:szCs w:val="24"/>
              </w:rPr>
              <w:t>[0..1]</w:t>
            </w:r>
            <w:commentRangeEnd w:id="124"/>
            <w:r w:rsidR="003B0E2F">
              <w:rPr>
                <w:rStyle w:val="Kommentarzeichen"/>
              </w:rPr>
              <w:commentReference w:id="124"/>
            </w:r>
            <w:r w:rsidR="003B0E2F">
              <w:rPr>
                <w:szCs w:val="24"/>
              </w:rPr>
              <w:t xml:space="preserve"> =&gt;</w:t>
            </w:r>
            <w:r w:rsidR="00A16CEC">
              <w:rPr>
                <w:szCs w:val="24"/>
              </w:rPr>
              <w:t xml:space="preserve"> </w:t>
            </w:r>
            <w:r w:rsidR="00BF0B7F">
              <w:rPr>
                <w:szCs w:val="24"/>
              </w:rPr>
              <w:t>no mapping needed; is default</w:t>
            </w:r>
            <w:r w:rsidR="00F517BF">
              <w:rPr>
                <w:szCs w:val="24"/>
              </w:rPr>
              <w:br/>
              <w:t xml:space="preserve">[1] =&gt; mandatory </w:t>
            </w:r>
            <w:proofErr w:type="spellStart"/>
            <w:r w:rsidR="00F517BF" w:rsidRPr="00986FE9">
              <w:rPr>
                <w:szCs w:val="24"/>
              </w:rPr>
              <w:t>substatement</w:t>
            </w:r>
            <w:proofErr w:type="spellEnd"/>
            <w:r w:rsidR="00F517BF">
              <w:rPr>
                <w:szCs w:val="24"/>
              </w:rPr>
              <w:t xml:space="preserve"> = true</w:t>
            </w:r>
            <w:r w:rsidR="00BF0B7F">
              <w:rPr>
                <w:szCs w:val="24"/>
              </w:rPr>
              <w:br/>
            </w:r>
            <w:r w:rsidR="00BF0B7F" w:rsidRPr="00BF0B7F">
              <w:rPr>
                <w:szCs w:val="24"/>
              </w:rPr>
              <w:t xml:space="preserve">[0..x] =&gt; </w:t>
            </w:r>
            <w:r w:rsidR="00BF0B7F">
              <w:rPr>
                <w:szCs w:val="24"/>
              </w:rPr>
              <w:t>no mapping needed; is default</w:t>
            </w:r>
            <w:r w:rsidR="00BF0B7F">
              <w:rPr>
                <w:szCs w:val="24"/>
              </w:rPr>
              <w:br/>
            </w:r>
            <w:r w:rsidR="00BF0B7F" w:rsidRPr="00BF0B7F">
              <w:rPr>
                <w:szCs w:val="24"/>
              </w:rPr>
              <w:t xml:space="preserve">[1..x] =&gt; </w:t>
            </w:r>
            <w:r w:rsidR="00BF0B7F">
              <w:rPr>
                <w:szCs w:val="24"/>
              </w:rPr>
              <w:t>min-elements</w:t>
            </w:r>
            <w:r w:rsidR="00BF0B7F" w:rsidRPr="00BF0B7F">
              <w:rPr>
                <w:szCs w:val="24"/>
              </w:rPr>
              <w:t xml:space="preserve"> </w:t>
            </w:r>
            <w:proofErr w:type="spellStart"/>
            <w:r w:rsidR="00BF0B7F" w:rsidRPr="00BF0B7F">
              <w:rPr>
                <w:szCs w:val="24"/>
              </w:rPr>
              <w:t>substatement</w:t>
            </w:r>
            <w:proofErr w:type="spellEnd"/>
            <w:r w:rsidR="00BF0B7F" w:rsidRPr="00BF0B7F">
              <w:rPr>
                <w:szCs w:val="24"/>
              </w:rPr>
              <w:t xml:space="preserve"> = </w:t>
            </w:r>
            <w:r w:rsidR="00BF0B7F">
              <w:rPr>
                <w:szCs w:val="24"/>
              </w:rPr>
              <w:t>1</w:t>
            </w:r>
            <w:r w:rsidR="00BF0B7F">
              <w:rPr>
                <w:szCs w:val="24"/>
              </w:rPr>
              <w:br/>
            </w:r>
            <w:r w:rsidR="00BF0B7F" w:rsidRPr="00BF0B7F">
              <w:rPr>
                <w:szCs w:val="24"/>
              </w:rPr>
              <w:t>[</w:t>
            </w:r>
            <w:r w:rsidR="00BF0B7F">
              <w:rPr>
                <w:szCs w:val="24"/>
              </w:rPr>
              <w:t>0..3</w:t>
            </w:r>
            <w:r w:rsidR="00BF0B7F" w:rsidRPr="00BF0B7F">
              <w:rPr>
                <w:szCs w:val="24"/>
              </w:rPr>
              <w:t xml:space="preserve">] =&gt; </w:t>
            </w:r>
            <w:r w:rsidR="00BF0B7F">
              <w:rPr>
                <w:szCs w:val="24"/>
              </w:rPr>
              <w:t>max</w:t>
            </w:r>
            <w:r w:rsidR="00BF0B7F" w:rsidRPr="00BF0B7F">
              <w:rPr>
                <w:szCs w:val="24"/>
              </w:rPr>
              <w:t xml:space="preserve">-elements </w:t>
            </w:r>
            <w:proofErr w:type="spellStart"/>
            <w:r w:rsidR="00BF0B7F" w:rsidRPr="00BF0B7F">
              <w:rPr>
                <w:szCs w:val="24"/>
              </w:rPr>
              <w:t>substatement</w:t>
            </w:r>
            <w:proofErr w:type="spellEnd"/>
            <w:r w:rsidR="00BF0B7F" w:rsidRPr="00BF0B7F">
              <w:rPr>
                <w:szCs w:val="24"/>
              </w:rPr>
              <w:t xml:space="preserve"> = </w:t>
            </w:r>
            <w:r w:rsidR="00BF0B7F">
              <w:rPr>
                <w:szCs w:val="24"/>
              </w:rPr>
              <w:t>3</w:t>
            </w:r>
          </w:p>
        </w:tc>
        <w:tc>
          <w:tcPr>
            <w:tcW w:w="3760" w:type="dxa"/>
          </w:tcPr>
          <w:p w:rsidR="004919D2" w:rsidRPr="00986FE9" w:rsidRDefault="002F3A4C" w:rsidP="002F3A4C">
            <w:pPr>
              <w:rPr>
                <w:szCs w:val="24"/>
              </w:rPr>
            </w:pPr>
            <w:r w:rsidRPr="00986FE9">
              <w:rPr>
                <w:szCs w:val="24"/>
              </w:rPr>
              <w:t>min-elements</w:t>
            </w:r>
            <w:r>
              <w:rPr>
                <w:szCs w:val="24"/>
              </w:rPr>
              <w:t xml:space="preserve"> default = 0</w:t>
            </w:r>
            <w:r>
              <w:rPr>
                <w:szCs w:val="24"/>
              </w:rPr>
              <w:br/>
            </w:r>
            <w:r w:rsidRPr="00986FE9">
              <w:rPr>
                <w:szCs w:val="24"/>
              </w:rPr>
              <w:t>max-elements</w:t>
            </w:r>
            <w:r>
              <w:rPr>
                <w:szCs w:val="24"/>
              </w:rPr>
              <w:t xml:space="preserve"> default = unbounded</w:t>
            </w:r>
            <w:r>
              <w:rPr>
                <w:szCs w:val="24"/>
              </w:rPr>
              <w:br/>
              <w:t>mandatory default = false</w:t>
            </w:r>
          </w:p>
        </w:tc>
      </w:tr>
      <w:tr w:rsidR="004919D2" w:rsidRPr="00986FE9" w:rsidTr="00867AD0">
        <w:trPr>
          <w:cantSplit/>
          <w:tblHeader w:val="off"/>
        </w:trPr>
        <w:tc>
          <w:tcPr>
            <w:tcW w:w="1913" w:type="dxa"/>
            <w:shd w:val="clear" w:color="auto" w:fill="F6F8D2" w:themeFill="accent2" w:themeFillTint="33"/>
          </w:tcPr>
          <w:p w:rsidR="004919D2" w:rsidRPr="00986FE9" w:rsidRDefault="00986FE9" w:rsidP="00B50A80">
            <w:pPr>
              <w:rPr>
                <w:szCs w:val="24"/>
              </w:rPr>
            </w:pPr>
            <w:proofErr w:type="spellStart"/>
            <w:r w:rsidRPr="00986FE9">
              <w:rPr>
                <w:szCs w:val="24"/>
              </w:rPr>
              <w:t>defaultValue</w:t>
            </w:r>
            <w:proofErr w:type="spellEnd"/>
          </w:p>
        </w:tc>
        <w:tc>
          <w:tcPr>
            <w:tcW w:w="3827" w:type="dxa"/>
            <w:shd w:val="clear" w:color="auto" w:fill="BDF7FF" w:themeFill="accent1" w:themeFillTint="33"/>
          </w:tcPr>
          <w:p w:rsidR="004919D2" w:rsidRPr="00986FE9" w:rsidRDefault="00986FE9" w:rsidP="00B50A80">
            <w:pPr>
              <w:rPr>
                <w:szCs w:val="24"/>
              </w:rPr>
            </w:pPr>
            <w:r w:rsidRPr="00986FE9">
              <w:rPr>
                <w:szCs w:val="24"/>
              </w:rPr>
              <w:t xml:space="preserve">"default" </w:t>
            </w:r>
            <w:proofErr w:type="spellStart"/>
            <w:r w:rsidRPr="00986FE9">
              <w:rPr>
                <w:szCs w:val="24"/>
              </w:rPr>
              <w:t>substatement</w:t>
            </w:r>
            <w:proofErr w:type="spellEnd"/>
          </w:p>
        </w:tc>
        <w:tc>
          <w:tcPr>
            <w:tcW w:w="3760" w:type="dxa"/>
          </w:tcPr>
          <w:p w:rsidR="004919D2" w:rsidRPr="00986FE9" w:rsidRDefault="00F517BF" w:rsidP="009324C2">
            <w:pPr>
              <w:rPr>
                <w:szCs w:val="24"/>
              </w:rPr>
            </w:pPr>
            <w:r w:rsidRPr="00F517BF">
              <w:rPr>
                <w:szCs w:val="24"/>
              </w:rPr>
              <w:t>If</w:t>
            </w:r>
            <w:r>
              <w:rPr>
                <w:szCs w:val="24"/>
              </w:rPr>
              <w:t xml:space="preserve"> </w:t>
            </w:r>
            <w:r w:rsidRPr="00F517BF">
              <w:rPr>
                <w:szCs w:val="24"/>
              </w:rPr>
              <w:t>a default value exists</w:t>
            </w:r>
            <w:r w:rsidR="009324C2">
              <w:rPr>
                <w:szCs w:val="24"/>
              </w:rPr>
              <w:t xml:space="preserve"> and it is the desired value</w:t>
            </w:r>
            <w:r w:rsidRPr="00F517BF">
              <w:rPr>
                <w:szCs w:val="24"/>
              </w:rPr>
              <w:t xml:space="preserve">, </w:t>
            </w:r>
            <w:r w:rsidR="009324C2" w:rsidRPr="009324C2">
              <w:rPr>
                <w:szCs w:val="24"/>
              </w:rPr>
              <w:t>the parameter does not have to be explicitly</w:t>
            </w:r>
            <w:r w:rsidR="009324C2">
              <w:rPr>
                <w:szCs w:val="24"/>
              </w:rPr>
              <w:t xml:space="preserve"> </w:t>
            </w:r>
            <w:r w:rsidR="009324C2" w:rsidRPr="009324C2">
              <w:rPr>
                <w:szCs w:val="24"/>
              </w:rPr>
              <w:t>configured by the user.</w:t>
            </w:r>
          </w:p>
        </w:tc>
      </w:tr>
      <w:tr w:rsidR="007477D8" w:rsidRPr="00986FE9" w:rsidTr="00867AD0">
        <w:trPr>
          <w:cantSplit/>
          <w:tblHeader w:val="off"/>
        </w:trPr>
        <w:tc>
          <w:tcPr>
            <w:tcW w:w="1913" w:type="dxa"/>
            <w:shd w:val="clear" w:color="auto" w:fill="F6F8D2" w:themeFill="accent2" w:themeFillTint="33"/>
          </w:tcPr>
          <w:p w:rsidR="007477D8" w:rsidRPr="00986FE9" w:rsidRDefault="007477D8" w:rsidP="00B50A80">
            <w:pPr>
              <w:rPr>
                <w:szCs w:val="24"/>
              </w:rPr>
            </w:pPr>
            <w:proofErr w:type="spellStart"/>
            <w:r w:rsidRPr="00986FE9">
              <w:rPr>
                <w:szCs w:val="24"/>
              </w:rPr>
              <w:t>isInvariant</w:t>
            </w:r>
            <w:proofErr w:type="spellEnd"/>
          </w:p>
        </w:tc>
        <w:tc>
          <w:tcPr>
            <w:tcW w:w="3827" w:type="dxa"/>
            <w:shd w:val="clear" w:color="auto" w:fill="BDF7FF" w:themeFill="accent1" w:themeFillTint="33"/>
          </w:tcPr>
          <w:p w:rsidR="007477D8" w:rsidRPr="00986FE9" w:rsidRDefault="007477D8" w:rsidP="00A51AAA">
            <w:pPr>
              <w:rPr>
                <w:szCs w:val="24"/>
              </w:rPr>
            </w:pPr>
            <w:r w:rsidRPr="00986FE9">
              <w:rPr>
                <w:szCs w:val="24"/>
              </w:rPr>
              <w:t>“</w:t>
            </w:r>
            <w:r>
              <w:rPr>
                <w:szCs w:val="24"/>
              </w:rPr>
              <w:t>extension</w:t>
            </w:r>
            <w:r w:rsidRPr="00986FE9">
              <w:rPr>
                <w:szCs w:val="24"/>
              </w:rPr>
              <w:t xml:space="preserve">” </w:t>
            </w:r>
            <w:proofErr w:type="spellStart"/>
            <w:r w:rsidRPr="00986FE9">
              <w:rPr>
                <w:szCs w:val="24"/>
              </w:rPr>
              <w:t>substatement</w:t>
            </w:r>
            <w:proofErr w:type="spellEnd"/>
            <w:r w:rsidR="00A51AAA">
              <w:rPr>
                <w:szCs w:val="24"/>
              </w:rPr>
              <w:t xml:space="preserve"> </w:t>
            </w:r>
            <w:r w:rsidR="00A51AAA" w:rsidRPr="00A51AAA">
              <w:rPr>
                <w:szCs w:val="24"/>
              </w:rPr>
              <w:sym w:font="Wingdings" w:char="F0E0"/>
            </w:r>
            <w:r w:rsidR="00A51AAA">
              <w:rPr>
                <w:szCs w:val="24"/>
              </w:rPr>
              <w:t xml:space="preserve"> </w:t>
            </w:r>
            <w:proofErr w:type="spellStart"/>
            <w:r w:rsidR="00A51AAA" w:rsidRPr="00A51AAA">
              <w:rPr>
                <w:szCs w:val="24"/>
              </w:rPr>
              <w:t>ompExt</w:t>
            </w:r>
            <w:r w:rsidR="00A51AAA">
              <w:rPr>
                <w:szCs w:val="24"/>
              </w:rPr>
              <w:t>:</w:t>
            </w:r>
            <w:r w:rsidR="00A51AAA" w:rsidRPr="00A51AAA">
              <w:rPr>
                <w:szCs w:val="24"/>
              </w:rPr>
              <w:t>isInvariant</w:t>
            </w:r>
            <w:proofErr w:type="spellEnd"/>
            <w:r w:rsidR="00A51AAA" w:rsidRPr="00A51AAA" w:rsidDel="00D44CF2">
              <w:rPr>
                <w:szCs w:val="24"/>
              </w:rPr>
              <w:t xml:space="preserve"> </w:t>
            </w:r>
          </w:p>
        </w:tc>
        <w:tc>
          <w:tcPr>
            <w:tcW w:w="3760" w:type="dxa"/>
          </w:tcPr>
          <w:p w:rsidR="007477D8" w:rsidRPr="00986FE9" w:rsidRDefault="001A7A6E" w:rsidP="00B50A80">
            <w:pPr>
              <w:rPr>
                <w:szCs w:val="24"/>
              </w:rPr>
            </w:pPr>
            <w:r>
              <w:rPr>
                <w:szCs w:val="24"/>
              </w:rPr>
              <w:t xml:space="preserve">See extensions YANG module in section </w:t>
            </w:r>
            <w:r w:rsidR="009D680C">
              <w:rPr>
                <w:szCs w:val="24"/>
              </w:rPr>
              <w:fldChar w:fldCharType="begin"/>
            </w:r>
            <w:r>
              <w:rPr>
                <w:szCs w:val="24"/>
              </w:rPr>
              <w:instrText xml:space="preserve"> REF _Ref425859977 \n \h </w:instrText>
            </w:r>
            <w:r w:rsidR="009D680C">
              <w:rPr>
                <w:szCs w:val="24"/>
              </w:rPr>
            </w:r>
            <w:r w:rsidR="009D680C">
              <w:rPr>
                <w:szCs w:val="24"/>
              </w:rPr>
              <w:fldChar w:fldCharType="separate"/>
            </w:r>
            <w:r w:rsidR="00745A31">
              <w:rPr>
                <w:szCs w:val="24"/>
              </w:rPr>
              <w:t>6.2</w:t>
            </w:r>
            <w:r w:rsidR="009D680C">
              <w:rPr>
                <w:szCs w:val="24"/>
              </w:rPr>
              <w:fldChar w:fldCharType="end"/>
            </w:r>
            <w:r>
              <w:rPr>
                <w:szCs w:val="24"/>
              </w:rPr>
              <w:t>.</w:t>
            </w:r>
          </w:p>
        </w:tc>
      </w:tr>
      <w:tr w:rsidR="007477D8" w:rsidRPr="00986FE9" w:rsidTr="00867AD0">
        <w:trPr>
          <w:cantSplit/>
          <w:tblHeader w:val="off"/>
        </w:trPr>
        <w:tc>
          <w:tcPr>
            <w:tcW w:w="1913" w:type="dxa"/>
            <w:shd w:val="clear" w:color="auto" w:fill="F6F8D2" w:themeFill="accent2" w:themeFillTint="33"/>
          </w:tcPr>
          <w:p w:rsidR="007477D8" w:rsidRPr="00986FE9" w:rsidRDefault="007477D8" w:rsidP="00B50A80">
            <w:pPr>
              <w:rPr>
                <w:szCs w:val="24"/>
              </w:rPr>
            </w:pPr>
            <w:proofErr w:type="spellStart"/>
            <w:r w:rsidRPr="00986FE9">
              <w:rPr>
                <w:szCs w:val="24"/>
              </w:rPr>
              <w:t>valueRange</w:t>
            </w:r>
            <w:proofErr w:type="spellEnd"/>
          </w:p>
        </w:tc>
        <w:tc>
          <w:tcPr>
            <w:tcW w:w="3827" w:type="dxa"/>
            <w:shd w:val="clear" w:color="auto" w:fill="BDF7FF" w:themeFill="accent1" w:themeFillTint="33"/>
          </w:tcPr>
          <w:p w:rsidR="007477D8" w:rsidRPr="00986FE9" w:rsidRDefault="007477D8" w:rsidP="00B50A80">
            <w:pPr>
              <w:rPr>
                <w:szCs w:val="24"/>
              </w:rPr>
            </w:pPr>
            <w:r w:rsidRPr="00986FE9">
              <w:rPr>
                <w:szCs w:val="24"/>
              </w:rPr>
              <w:t xml:space="preserve">“range” or “length” </w:t>
            </w:r>
            <w:proofErr w:type="spellStart"/>
            <w:r w:rsidRPr="00986FE9">
              <w:rPr>
                <w:szCs w:val="24"/>
              </w:rPr>
              <w:t>substatement</w:t>
            </w:r>
            <w:proofErr w:type="spellEnd"/>
            <w:r w:rsidRPr="00986FE9">
              <w:rPr>
                <w:szCs w:val="24"/>
              </w:rPr>
              <w:t xml:space="preserve"> of “type” </w:t>
            </w:r>
            <w:proofErr w:type="spellStart"/>
            <w:r w:rsidRPr="00986FE9">
              <w:rPr>
                <w:szCs w:val="24"/>
              </w:rPr>
              <w:t>substatement</w:t>
            </w:r>
            <w:proofErr w:type="spellEnd"/>
          </w:p>
        </w:tc>
        <w:tc>
          <w:tcPr>
            <w:tcW w:w="3760" w:type="dxa"/>
          </w:tcPr>
          <w:p w:rsidR="007477D8" w:rsidRPr="00986FE9" w:rsidRDefault="007477D8" w:rsidP="00B50A80">
            <w:pPr>
              <w:rPr>
                <w:szCs w:val="24"/>
              </w:rPr>
            </w:pPr>
          </w:p>
        </w:tc>
      </w:tr>
      <w:tr w:rsidR="007477D8" w:rsidRPr="00986FE9" w:rsidTr="00867AD0">
        <w:trPr>
          <w:cantSplit/>
          <w:tblHeader w:val="off"/>
        </w:trPr>
        <w:tc>
          <w:tcPr>
            <w:tcW w:w="1913" w:type="dxa"/>
            <w:shd w:val="clear" w:color="auto" w:fill="F6F8D2" w:themeFill="accent2" w:themeFillTint="33"/>
          </w:tcPr>
          <w:p w:rsidR="007477D8" w:rsidRPr="00986FE9" w:rsidRDefault="007477D8" w:rsidP="00CA707F">
            <w:pPr>
              <w:rPr>
                <w:szCs w:val="24"/>
              </w:rPr>
            </w:pPr>
            <w:proofErr w:type="spellStart"/>
            <w:r w:rsidRPr="00986FE9">
              <w:rPr>
                <w:szCs w:val="24"/>
              </w:rPr>
              <w:t>passedBy</w:t>
            </w:r>
            <w:r w:rsidR="00CA707F">
              <w:rPr>
                <w:szCs w:val="24"/>
              </w:rPr>
              <w:t>Reference</w:t>
            </w:r>
            <w:proofErr w:type="spellEnd"/>
          </w:p>
        </w:tc>
        <w:tc>
          <w:tcPr>
            <w:tcW w:w="3827" w:type="dxa"/>
            <w:shd w:val="clear" w:color="auto" w:fill="BDF7FF" w:themeFill="accent1" w:themeFillTint="33"/>
          </w:tcPr>
          <w:p w:rsidR="002D7103" w:rsidRDefault="008B1E7F" w:rsidP="002D7103">
            <w:pPr>
              <w:rPr>
                <w:szCs w:val="24"/>
              </w:rPr>
            </w:pPr>
            <w:r>
              <w:rPr>
                <w:szCs w:val="24"/>
              </w:rPr>
              <w:t xml:space="preserve">if </w:t>
            </w:r>
            <w:proofErr w:type="spellStart"/>
            <w:r>
              <w:rPr>
                <w:szCs w:val="24"/>
              </w:rPr>
              <w:t>passedByReference</w:t>
            </w:r>
            <w:proofErr w:type="spellEnd"/>
            <w:r>
              <w:rPr>
                <w:szCs w:val="24"/>
              </w:rPr>
              <w:t xml:space="preserve"> = </w:t>
            </w:r>
            <w:r w:rsidR="002D7103">
              <w:rPr>
                <w:szCs w:val="24"/>
              </w:rPr>
              <w:t>true</w:t>
            </w:r>
            <w:r>
              <w:rPr>
                <w:szCs w:val="24"/>
              </w:rPr>
              <w:t xml:space="preserve"> </w:t>
            </w:r>
            <w:r w:rsidRPr="008B1E7F">
              <w:rPr>
                <w:szCs w:val="24"/>
              </w:rPr>
              <w:sym w:font="Wingdings" w:char="F0E0"/>
            </w:r>
            <w:r>
              <w:rPr>
                <w:szCs w:val="24"/>
              </w:rPr>
              <w:br/>
            </w:r>
            <w:r w:rsidRPr="008B1E7F">
              <w:rPr>
                <w:szCs w:val="24"/>
              </w:rPr>
              <w:t xml:space="preserve">type </w:t>
            </w:r>
            <w:proofErr w:type="spellStart"/>
            <w:r w:rsidRPr="008B1E7F">
              <w:rPr>
                <w:szCs w:val="24"/>
              </w:rPr>
              <w:t>leafref</w:t>
            </w:r>
            <w:proofErr w:type="spellEnd"/>
            <w:r w:rsidRPr="008B1E7F">
              <w:rPr>
                <w:szCs w:val="24"/>
              </w:rPr>
              <w:t xml:space="preserve"> {</w:t>
            </w:r>
            <w:r>
              <w:rPr>
                <w:szCs w:val="24"/>
              </w:rPr>
              <w:br/>
            </w:r>
            <w:r w:rsidR="002D7103">
              <w:rPr>
                <w:szCs w:val="24"/>
              </w:rPr>
              <w:t>path “/&lt;object&gt;/&lt;object identifier&gt;"</w:t>
            </w:r>
          </w:p>
          <w:p w:rsidR="007477D8" w:rsidRPr="00986FE9" w:rsidRDefault="002D7103" w:rsidP="000B5F3F">
            <w:pPr>
              <w:rPr>
                <w:szCs w:val="24"/>
              </w:rPr>
            </w:pPr>
            <w:r>
              <w:rPr>
                <w:szCs w:val="24"/>
              </w:rPr>
              <w:t xml:space="preserve">if </w:t>
            </w:r>
            <w:proofErr w:type="spellStart"/>
            <w:r>
              <w:rPr>
                <w:szCs w:val="24"/>
              </w:rPr>
              <w:t>passedByReference</w:t>
            </w:r>
            <w:proofErr w:type="spellEnd"/>
            <w:r>
              <w:rPr>
                <w:szCs w:val="24"/>
              </w:rPr>
              <w:t xml:space="preserve"> = false </w:t>
            </w:r>
            <w:r w:rsidRPr="008B1E7F">
              <w:rPr>
                <w:szCs w:val="24"/>
              </w:rPr>
              <w:sym w:font="Wingdings" w:char="F0E0"/>
            </w:r>
            <w:r>
              <w:rPr>
                <w:szCs w:val="24"/>
              </w:rPr>
              <w:br/>
            </w:r>
            <w:r w:rsidR="000B5F3F">
              <w:rPr>
                <w:szCs w:val="24"/>
              </w:rPr>
              <w:t xml:space="preserve">either </w:t>
            </w:r>
            <w:r w:rsidR="000B5F3F" w:rsidRPr="000B5F3F">
              <w:rPr>
                <w:szCs w:val="24"/>
              </w:rPr>
              <w:t>“list” statement (key property, multiple instances) or “contain</w:t>
            </w:r>
            <w:r w:rsidR="000B5F3F">
              <w:rPr>
                <w:szCs w:val="24"/>
              </w:rPr>
              <w:t>er” statement (single instance)</w:t>
            </w:r>
          </w:p>
        </w:tc>
        <w:tc>
          <w:tcPr>
            <w:tcW w:w="3760" w:type="dxa"/>
          </w:tcPr>
          <w:p w:rsidR="007477D8" w:rsidRPr="00986FE9" w:rsidRDefault="008B1E7F" w:rsidP="008B1E7F">
            <w:pPr>
              <w:rPr>
                <w:szCs w:val="24"/>
              </w:rPr>
            </w:pPr>
            <w:r>
              <w:rPr>
                <w:szCs w:val="24"/>
              </w:rPr>
              <w:t xml:space="preserve">Relevant </w:t>
            </w:r>
            <w:r w:rsidRPr="008B1E7F">
              <w:rPr>
                <w:szCs w:val="24"/>
              </w:rPr>
              <w:t>only to attributes that have an object class defined as their type</w:t>
            </w:r>
            <w:r>
              <w:rPr>
                <w:szCs w:val="24"/>
              </w:rPr>
              <w:t>.</w:t>
            </w:r>
          </w:p>
        </w:tc>
      </w:tr>
      <w:tr w:rsidR="008961DC" w:rsidRPr="00986FE9" w:rsidTr="00867AD0">
        <w:trPr>
          <w:cantSplit/>
          <w:tblHeader w:val="off"/>
        </w:trPr>
        <w:tc>
          <w:tcPr>
            <w:tcW w:w="1913" w:type="dxa"/>
            <w:shd w:val="clear" w:color="auto" w:fill="F6F8D2" w:themeFill="accent2" w:themeFillTint="33"/>
          </w:tcPr>
          <w:p w:rsidR="008961DC" w:rsidRPr="00986FE9" w:rsidRDefault="008961DC" w:rsidP="00B50A80">
            <w:pPr>
              <w:rPr>
                <w:szCs w:val="24"/>
              </w:rPr>
            </w:pPr>
            <w:r w:rsidRPr="00986FE9">
              <w:rPr>
                <w:szCs w:val="24"/>
              </w:rPr>
              <w:t>support</w:t>
            </w:r>
          </w:p>
        </w:tc>
        <w:tc>
          <w:tcPr>
            <w:tcW w:w="3827" w:type="dxa"/>
            <w:vMerge w:val="restart"/>
            <w:shd w:val="clear" w:color="auto" w:fill="BDF7FF" w:themeFill="accent1" w:themeFillTint="33"/>
          </w:tcPr>
          <w:p w:rsidR="008961DC" w:rsidRPr="00986FE9" w:rsidRDefault="008961DC" w:rsidP="008961DC">
            <w:pPr>
              <w:rPr>
                <w:szCs w:val="24"/>
              </w:rPr>
            </w:pPr>
            <w:r w:rsidRPr="00986FE9">
              <w:rPr>
                <w:szCs w:val="24"/>
              </w:rPr>
              <w:t xml:space="preserve">“if-feature” </w:t>
            </w:r>
            <w:proofErr w:type="spellStart"/>
            <w:r w:rsidRPr="00986FE9">
              <w:rPr>
                <w:szCs w:val="24"/>
              </w:rPr>
              <w:t>substatement</w:t>
            </w:r>
            <w:proofErr w:type="spellEnd"/>
          </w:p>
        </w:tc>
        <w:tc>
          <w:tcPr>
            <w:tcW w:w="3760" w:type="dxa"/>
            <w:vMerge w:val="restart"/>
          </w:tcPr>
          <w:p w:rsidR="008961DC" w:rsidRPr="00986FE9" w:rsidRDefault="008961DC" w:rsidP="00B50A80">
            <w:pPr>
              <w:rPr>
                <w:szCs w:val="24"/>
              </w:rPr>
            </w:pPr>
            <w:r w:rsidRPr="008961DC">
              <w:rPr>
                <w:szCs w:val="24"/>
              </w:rPr>
              <w:t>Support and condition belong together. If the “support” is conditional, then the “condition” explains the conditions under which the class has to be supported.</w:t>
            </w:r>
          </w:p>
        </w:tc>
      </w:tr>
      <w:tr w:rsidR="008961DC" w:rsidRPr="00986FE9" w:rsidTr="00867AD0">
        <w:trPr>
          <w:cantSplit/>
          <w:tblHeader w:val="off"/>
        </w:trPr>
        <w:tc>
          <w:tcPr>
            <w:tcW w:w="1913" w:type="dxa"/>
            <w:shd w:val="clear" w:color="auto" w:fill="F6F8D2" w:themeFill="accent2" w:themeFillTint="33"/>
          </w:tcPr>
          <w:p w:rsidR="008961DC" w:rsidRPr="00986FE9" w:rsidRDefault="008961DC" w:rsidP="00B50A80">
            <w:pPr>
              <w:rPr>
                <w:szCs w:val="24"/>
              </w:rPr>
            </w:pPr>
            <w:r w:rsidRPr="00986FE9">
              <w:rPr>
                <w:szCs w:val="24"/>
              </w:rPr>
              <w:t>condition</w:t>
            </w:r>
          </w:p>
        </w:tc>
        <w:tc>
          <w:tcPr>
            <w:tcW w:w="3827" w:type="dxa"/>
            <w:vMerge/>
            <w:shd w:val="clear" w:color="auto" w:fill="BDF7FF" w:themeFill="accent1" w:themeFillTint="33"/>
          </w:tcPr>
          <w:p w:rsidR="008961DC" w:rsidRPr="00986FE9" w:rsidRDefault="008961DC" w:rsidP="00B50A80">
            <w:pPr>
              <w:rPr>
                <w:szCs w:val="24"/>
              </w:rPr>
            </w:pPr>
          </w:p>
        </w:tc>
        <w:tc>
          <w:tcPr>
            <w:tcW w:w="3760" w:type="dxa"/>
            <w:vMerge/>
          </w:tcPr>
          <w:p w:rsidR="008961DC" w:rsidRPr="00986FE9" w:rsidRDefault="008961DC" w:rsidP="00B50A80">
            <w:pPr>
              <w:rPr>
                <w:szCs w:val="24"/>
              </w:rPr>
            </w:pPr>
          </w:p>
        </w:tc>
      </w:tr>
    </w:tbl>
    <w:p w:rsidR="00535C68" w:rsidRDefault="00535C68">
      <w:pPr>
        <w:rPr>
          <w:ins w:id="125" w:author="Bernd" w:date="2015-09-18T08:54:00Z"/>
        </w:rPr>
      </w:pPr>
    </w:p>
    <w:p w:rsidR="00535C68" w:rsidRDefault="00535C68" w:rsidP="00535C68">
      <w:pPr>
        <w:pStyle w:val="TableCaption"/>
        <w:rPr>
          <w:ins w:id="126" w:author="Bernd" w:date="2015-09-18T08:54:00Z"/>
        </w:rPr>
      </w:pPr>
      <w:bookmarkStart w:id="127" w:name="_Toc430178793"/>
      <w:bookmarkStart w:id="128" w:name="_Toc430330758"/>
      <w:ins w:id="129" w:author="Bernd" w:date="2015-09-18T08:54:00Z">
        <w:r>
          <w:t xml:space="preserve">Table </w:t>
        </w:r>
        <w:r w:rsidR="009D680C">
          <w:fldChar w:fldCharType="begin"/>
        </w:r>
        <w:r>
          <w:instrText xml:space="preserve"> STYLEREF 1 \s </w:instrText>
        </w:r>
        <w:r w:rsidR="009D680C">
          <w:fldChar w:fldCharType="separate"/>
        </w:r>
      </w:ins>
      <w:r w:rsidR="00984456">
        <w:rPr>
          <w:noProof/>
        </w:rPr>
        <w:t>4</w:t>
      </w:r>
      <w:ins w:id="130" w:author="Bernd" w:date="2015-09-18T08:54:00Z">
        <w:r w:rsidR="009D680C">
          <w:rPr>
            <w:noProof/>
          </w:rPr>
          <w:fldChar w:fldCharType="end"/>
        </w:r>
        <w:r>
          <w:t>.</w:t>
        </w:r>
        <w:r w:rsidR="009D680C">
          <w:fldChar w:fldCharType="begin"/>
        </w:r>
        <w:r>
          <w:instrText xml:space="preserve"> SEQ Table \* ARABIC \s 1 </w:instrText>
        </w:r>
        <w:r w:rsidR="009D680C">
          <w:fldChar w:fldCharType="separate"/>
        </w:r>
      </w:ins>
      <w:ins w:id="131" w:author="Bernd" w:date="2015-09-18T08:56:00Z">
        <w:r w:rsidR="00984456">
          <w:rPr>
            <w:noProof/>
          </w:rPr>
          <w:t>5</w:t>
        </w:r>
      </w:ins>
      <w:ins w:id="132" w:author="Bernd" w:date="2015-09-18T08:54:00Z">
        <w:r w:rsidR="009D680C">
          <w:rPr>
            <w:noProof/>
          </w:rPr>
          <w:fldChar w:fldCharType="end"/>
        </w:r>
        <w:r>
          <w:t>: Attribute Mapping</w:t>
        </w:r>
        <w:r>
          <w:br/>
          <w:t xml:space="preserve">(Mappings for remaining YANG </w:t>
        </w:r>
        <w:proofErr w:type="spellStart"/>
        <w:r>
          <w:t>substatements</w:t>
        </w:r>
        <w:proofErr w:type="spellEnd"/>
        <w:r>
          <w:t>)</w:t>
        </w:r>
        <w:bookmarkEnd w:id="127"/>
        <w:bookmarkEnd w:id="128"/>
      </w:ins>
    </w:p>
    <w:tbl>
      <w:tblPr>
        <w:tblStyle w:val="Tabellengitternetz"/>
        <w:tblW w:w="0" w:type="auto"/>
        <w:tblLook w:val="04A0"/>
      </w:tblPr>
      <w:tblGrid>
        <w:gridCol w:w="1913"/>
        <w:gridCol w:w="3827"/>
        <w:gridCol w:w="3760"/>
      </w:tblGrid>
      <w:tr w:rsidR="00535C68" w:rsidRPr="00986FE9" w:rsidTr="00C3305A">
        <w:trPr>
          <w:cantSplit/>
          <w:ins w:id="133" w:author="Bernd" w:date="2015-09-18T08:54:00Z"/>
        </w:trPr>
        <w:tc>
          <w:tcPr>
            <w:tcW w:w="9500" w:type="dxa"/>
            <w:gridSpan w:val="3"/>
            <w:shd w:val="clear" w:color="auto" w:fill="BAE3A7" w:themeFill="accent5" w:themeFillTint="66"/>
          </w:tcPr>
          <w:p w:rsidR="00535C68" w:rsidRPr="00986FE9" w:rsidRDefault="00535C68" w:rsidP="00C3305A">
            <w:pPr>
              <w:jc w:val="center"/>
              <w:rPr>
                <w:ins w:id="134" w:author="Bernd" w:date="2015-09-18T08:54:00Z"/>
                <w:szCs w:val="24"/>
              </w:rPr>
            </w:pPr>
            <w:ins w:id="135" w:author="Bernd" w:date="2015-09-18T08:54:00Z">
              <w:r w:rsidRPr="00986FE9">
                <w:rPr>
                  <w:szCs w:val="24"/>
                </w:rPr>
                <w:t xml:space="preserve">Attribute </w:t>
              </w:r>
              <w:r w:rsidRPr="00986FE9">
                <w:rPr>
                  <w:szCs w:val="24"/>
                </w:rPr>
                <w:sym w:font="Wingdings" w:char="F0E0"/>
              </w:r>
              <w:r w:rsidRPr="00986FE9">
                <w:rPr>
                  <w:szCs w:val="24"/>
                </w:rPr>
                <w:t xml:space="preserve"> “leaf” (single) or “leaf list” (multiple) statement</w:t>
              </w:r>
            </w:ins>
          </w:p>
        </w:tc>
      </w:tr>
      <w:tr w:rsidR="00535C68" w:rsidRPr="00986FE9" w:rsidTr="00C3305A">
        <w:trPr>
          <w:cantSplit/>
          <w:ins w:id="136" w:author="Bernd" w:date="2015-09-18T08:54:00Z"/>
        </w:trPr>
        <w:tc>
          <w:tcPr>
            <w:tcW w:w="1913" w:type="dxa"/>
            <w:shd w:val="clear" w:color="auto" w:fill="EEF1A5" w:themeFill="accent2" w:themeFillTint="66"/>
          </w:tcPr>
          <w:p w:rsidR="00535C68" w:rsidRPr="00986FE9" w:rsidRDefault="00535C68" w:rsidP="00C3305A">
            <w:pPr>
              <w:rPr>
                <w:ins w:id="137" w:author="Bernd" w:date="2015-09-18T08:54:00Z"/>
                <w:szCs w:val="24"/>
              </w:rPr>
            </w:pPr>
            <w:ins w:id="138" w:author="Bernd" w:date="2015-09-18T08:54:00Z">
              <w:r w:rsidRPr="00986FE9">
                <w:rPr>
                  <w:szCs w:val="24"/>
                </w:rPr>
                <w:t>UML Artifact</w:t>
              </w:r>
            </w:ins>
          </w:p>
        </w:tc>
        <w:tc>
          <w:tcPr>
            <w:tcW w:w="3827" w:type="dxa"/>
            <w:shd w:val="clear" w:color="auto" w:fill="7BEFFF" w:themeFill="accent1" w:themeFillTint="66"/>
          </w:tcPr>
          <w:p w:rsidR="00535C68" w:rsidRPr="00986FE9" w:rsidRDefault="00535C68" w:rsidP="00C3305A">
            <w:pPr>
              <w:rPr>
                <w:ins w:id="139" w:author="Bernd" w:date="2015-09-18T08:54:00Z"/>
                <w:szCs w:val="24"/>
              </w:rPr>
            </w:pPr>
            <w:ins w:id="140" w:author="Bernd" w:date="2015-09-18T08:54:00Z">
              <w:r w:rsidRPr="00986FE9">
                <w:rPr>
                  <w:szCs w:val="24"/>
                </w:rPr>
                <w:t>YANG Artifact</w:t>
              </w:r>
            </w:ins>
          </w:p>
        </w:tc>
        <w:tc>
          <w:tcPr>
            <w:tcW w:w="3760" w:type="dxa"/>
            <w:shd w:val="clear" w:color="auto" w:fill="D9D9D9" w:themeFill="background1" w:themeFillShade="D9"/>
          </w:tcPr>
          <w:p w:rsidR="00535C68" w:rsidRPr="00986FE9" w:rsidRDefault="00535C68" w:rsidP="00C3305A">
            <w:pPr>
              <w:rPr>
                <w:ins w:id="141" w:author="Bernd" w:date="2015-09-18T08:54:00Z"/>
                <w:szCs w:val="24"/>
              </w:rPr>
            </w:pPr>
            <w:ins w:id="142" w:author="Bernd" w:date="2015-09-18T08:54:00Z">
              <w:r w:rsidRPr="00986FE9">
                <w:rPr>
                  <w:szCs w:val="24"/>
                </w:rPr>
                <w:t>Comments</w:t>
              </w:r>
            </w:ins>
          </w:p>
        </w:tc>
      </w:tr>
      <w:tr w:rsidR="007477D8" w:rsidRPr="00986FE9" w:rsidTr="007E69E8">
        <w:trPr>
          <w:cantSplit/>
          <w:tblHeader w:val="off"/>
        </w:trPr>
        <w:tc>
          <w:tcPr>
            <w:tcW w:w="1913" w:type="dxa"/>
          </w:tcPr>
          <w:p w:rsidR="007477D8" w:rsidRPr="00986FE9" w:rsidRDefault="007477D8" w:rsidP="00173B15">
            <w:pPr>
              <w:rPr>
                <w:szCs w:val="24"/>
              </w:rPr>
            </w:pPr>
            <w:r w:rsidRPr="00224E69">
              <w:rPr>
                <w:szCs w:val="24"/>
                <w:highlight w:val="yellow"/>
              </w:rPr>
              <w:t>error notification?</w:t>
            </w:r>
          </w:p>
        </w:tc>
        <w:tc>
          <w:tcPr>
            <w:tcW w:w="3827" w:type="dxa"/>
          </w:tcPr>
          <w:p w:rsidR="007477D8" w:rsidRPr="00C27849" w:rsidRDefault="007477D8" w:rsidP="00B50A80">
            <w:pPr>
              <w:rPr>
                <w:szCs w:val="24"/>
              </w:rPr>
            </w:pPr>
            <w:r w:rsidRPr="00C27849">
              <w:rPr>
                <w:szCs w:val="24"/>
              </w:rPr>
              <w:t xml:space="preserve">“must” </w:t>
            </w:r>
            <w:proofErr w:type="spellStart"/>
            <w:r w:rsidRPr="00C27849">
              <w:rPr>
                <w:szCs w:val="24"/>
              </w:rPr>
              <w:t>substatement</w:t>
            </w:r>
            <w:proofErr w:type="spellEnd"/>
          </w:p>
        </w:tc>
        <w:tc>
          <w:tcPr>
            <w:tcW w:w="3760" w:type="dxa"/>
          </w:tcPr>
          <w:p w:rsidR="007477D8" w:rsidRPr="006A5EA5" w:rsidRDefault="007477D8" w:rsidP="00B50A80">
            <w:pPr>
              <w:rPr>
                <w:szCs w:val="24"/>
              </w:rPr>
            </w:pPr>
          </w:p>
        </w:tc>
      </w:tr>
      <w:tr w:rsidR="007477D8" w:rsidRPr="00986FE9" w:rsidTr="007E69E8">
        <w:trPr>
          <w:cantSplit/>
          <w:tblHeader w:val="off"/>
        </w:trPr>
        <w:tc>
          <w:tcPr>
            <w:tcW w:w="1913" w:type="dxa"/>
          </w:tcPr>
          <w:p w:rsidR="007477D8" w:rsidRPr="003C1A40" w:rsidRDefault="007477D8" w:rsidP="00205C12">
            <w:pPr>
              <w:rPr>
                <w:szCs w:val="24"/>
              </w:rPr>
            </w:pPr>
            <w:r w:rsidRPr="003205BB">
              <w:rPr>
                <w:szCs w:val="24"/>
                <w:highlight w:val="yellow"/>
              </w:rPr>
              <w:t>hyperlink?</w:t>
            </w:r>
          </w:p>
        </w:tc>
        <w:tc>
          <w:tcPr>
            <w:tcW w:w="3827" w:type="dxa"/>
          </w:tcPr>
          <w:p w:rsidR="007477D8" w:rsidRPr="00C27849" w:rsidRDefault="007477D8" w:rsidP="00C27849">
            <w:pPr>
              <w:rPr>
                <w:szCs w:val="24"/>
              </w:rPr>
            </w:pPr>
            <w:r w:rsidRPr="00C27849">
              <w:rPr>
                <w:szCs w:val="24"/>
              </w:rPr>
              <w:t>“</w:t>
            </w:r>
            <w:r>
              <w:rPr>
                <w:szCs w:val="24"/>
              </w:rPr>
              <w:t>reference</w:t>
            </w:r>
            <w:r w:rsidRPr="00C27849">
              <w:rPr>
                <w:szCs w:val="24"/>
              </w:rPr>
              <w:t xml:space="preserve">” </w:t>
            </w:r>
            <w:proofErr w:type="spellStart"/>
            <w:r w:rsidRPr="00C27849">
              <w:rPr>
                <w:szCs w:val="24"/>
              </w:rPr>
              <w:t>substatement</w:t>
            </w:r>
            <w:proofErr w:type="spellEnd"/>
          </w:p>
        </w:tc>
        <w:tc>
          <w:tcPr>
            <w:tcW w:w="3760" w:type="dxa"/>
          </w:tcPr>
          <w:p w:rsidR="007477D8" w:rsidRPr="006A5EA5" w:rsidRDefault="007477D8" w:rsidP="00B9286F">
            <w:pPr>
              <w:rPr>
                <w:szCs w:val="24"/>
              </w:rPr>
            </w:pPr>
            <w:r>
              <w:rPr>
                <w:szCs w:val="24"/>
              </w:rPr>
              <w:t>Papyrus doesn’t support hyperlinks</w:t>
            </w:r>
          </w:p>
        </w:tc>
      </w:tr>
      <w:tr w:rsidR="007477D8" w:rsidRPr="00986FE9" w:rsidTr="007E69E8">
        <w:trPr>
          <w:cantSplit/>
          <w:tblHeader w:val="off"/>
        </w:trPr>
        <w:tc>
          <w:tcPr>
            <w:tcW w:w="1913" w:type="dxa"/>
          </w:tcPr>
          <w:p w:rsidR="007477D8" w:rsidRPr="003C1A40" w:rsidRDefault="007477D8" w:rsidP="00205C12">
            <w:pPr>
              <w:rPr>
                <w:szCs w:val="24"/>
              </w:rPr>
            </w:pPr>
            <w:r>
              <w:rPr>
                <w:szCs w:val="24"/>
              </w:rPr>
              <w:t>lifecycle stereotypes</w:t>
            </w:r>
          </w:p>
        </w:tc>
        <w:tc>
          <w:tcPr>
            <w:tcW w:w="3827" w:type="dxa"/>
          </w:tcPr>
          <w:p w:rsidR="007477D8" w:rsidRPr="00C27849" w:rsidRDefault="007477D8" w:rsidP="00C27849">
            <w:pPr>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p>
        </w:tc>
        <w:tc>
          <w:tcPr>
            <w:tcW w:w="3760" w:type="dxa"/>
          </w:tcPr>
          <w:p w:rsidR="007477D8" w:rsidRPr="006A5EA5" w:rsidRDefault="007477D8" w:rsidP="00205C12">
            <w:pPr>
              <w:rPr>
                <w:szCs w:val="24"/>
              </w:rPr>
            </w:pPr>
            <w:r w:rsidRPr="00205C12">
              <w:rPr>
                <w:szCs w:val="24"/>
              </w:rPr>
              <w:t>"current", "deprecated", "obsolete"</w:t>
            </w:r>
            <w:r>
              <w:rPr>
                <w:szCs w:val="24"/>
              </w:rPr>
              <w:t>, default = current</w:t>
            </w:r>
          </w:p>
        </w:tc>
      </w:tr>
      <w:tr w:rsidR="007477D8" w:rsidRPr="00986FE9" w:rsidTr="007E69E8">
        <w:trPr>
          <w:cantSplit/>
          <w:tblHeader w:val="off"/>
        </w:trPr>
        <w:tc>
          <w:tcPr>
            <w:tcW w:w="1913" w:type="dxa"/>
          </w:tcPr>
          <w:p w:rsidR="007477D8" w:rsidRPr="003C1A40" w:rsidRDefault="007477D8" w:rsidP="00B9286F">
            <w:pPr>
              <w:rPr>
                <w:szCs w:val="24"/>
              </w:rPr>
            </w:pPr>
            <w:commentRangeStart w:id="143"/>
            <w:r w:rsidRPr="003205BB">
              <w:rPr>
                <w:szCs w:val="24"/>
                <w:highlight w:val="yellow"/>
              </w:rPr>
              <w:t>unit?</w:t>
            </w:r>
            <w:commentRangeEnd w:id="143"/>
            <w:r w:rsidR="003205BB">
              <w:rPr>
                <w:rStyle w:val="Kommentarzeichen"/>
              </w:rPr>
              <w:commentReference w:id="143"/>
            </w:r>
          </w:p>
        </w:tc>
        <w:tc>
          <w:tcPr>
            <w:tcW w:w="3827" w:type="dxa"/>
          </w:tcPr>
          <w:p w:rsidR="007477D8" w:rsidRPr="00C27849" w:rsidRDefault="007477D8" w:rsidP="00C27849">
            <w:pPr>
              <w:rPr>
                <w:szCs w:val="24"/>
              </w:rPr>
            </w:pPr>
            <w:r w:rsidRPr="00C27849">
              <w:rPr>
                <w:szCs w:val="24"/>
              </w:rPr>
              <w:t>“</w:t>
            </w:r>
            <w:r>
              <w:rPr>
                <w:szCs w:val="24"/>
              </w:rPr>
              <w:t>units</w:t>
            </w:r>
            <w:r w:rsidRPr="00C27849">
              <w:rPr>
                <w:szCs w:val="24"/>
              </w:rPr>
              <w:t xml:space="preserve">” </w:t>
            </w:r>
            <w:proofErr w:type="spellStart"/>
            <w:r w:rsidRPr="00C27849">
              <w:rPr>
                <w:szCs w:val="24"/>
              </w:rPr>
              <w:t>substatement</w:t>
            </w:r>
            <w:proofErr w:type="spellEnd"/>
          </w:p>
        </w:tc>
        <w:tc>
          <w:tcPr>
            <w:tcW w:w="3760" w:type="dxa"/>
          </w:tcPr>
          <w:p w:rsidR="007477D8" w:rsidRPr="006A5EA5" w:rsidRDefault="007477D8" w:rsidP="00B9286F">
            <w:pPr>
              <w:rPr>
                <w:szCs w:val="24"/>
              </w:rPr>
            </w:pPr>
          </w:p>
        </w:tc>
      </w:tr>
      <w:tr w:rsidR="007477D8" w:rsidRPr="00986FE9" w:rsidTr="007E69E8">
        <w:trPr>
          <w:cantSplit/>
          <w:tblHeader w:val="off"/>
        </w:trPr>
        <w:tc>
          <w:tcPr>
            <w:tcW w:w="1913" w:type="dxa"/>
          </w:tcPr>
          <w:p w:rsidR="007477D8" w:rsidRPr="003C1A40" w:rsidRDefault="007477D8" w:rsidP="00B9286F">
            <w:pPr>
              <w:rPr>
                <w:szCs w:val="24"/>
              </w:rPr>
            </w:pPr>
            <w:r>
              <w:rPr>
                <w:szCs w:val="24"/>
              </w:rPr>
              <w:t>{&lt;constraint&gt;}</w:t>
            </w:r>
          </w:p>
        </w:tc>
        <w:tc>
          <w:tcPr>
            <w:tcW w:w="3827" w:type="dxa"/>
          </w:tcPr>
          <w:p w:rsidR="007477D8" w:rsidRPr="00C27849" w:rsidRDefault="007477D8" w:rsidP="00C27849">
            <w:pPr>
              <w:rPr>
                <w:szCs w:val="24"/>
              </w:rPr>
            </w:pPr>
            <w:r w:rsidRPr="00C27849">
              <w:rPr>
                <w:szCs w:val="24"/>
              </w:rPr>
              <w:t>“</w:t>
            </w:r>
            <w:r>
              <w:rPr>
                <w:szCs w:val="24"/>
              </w:rPr>
              <w:t>when</w:t>
            </w:r>
            <w:r w:rsidRPr="00C27849">
              <w:rPr>
                <w:szCs w:val="24"/>
              </w:rPr>
              <w:t xml:space="preserve">” </w:t>
            </w:r>
            <w:proofErr w:type="spellStart"/>
            <w:r w:rsidRPr="00C27849">
              <w:rPr>
                <w:szCs w:val="24"/>
              </w:rPr>
              <w:t>substatement</w:t>
            </w:r>
            <w:proofErr w:type="spellEnd"/>
          </w:p>
        </w:tc>
        <w:tc>
          <w:tcPr>
            <w:tcW w:w="3760" w:type="dxa"/>
          </w:tcPr>
          <w:p w:rsidR="007477D8" w:rsidRPr="006A5EA5" w:rsidRDefault="007477D8" w:rsidP="00B9286F">
            <w:pPr>
              <w:rPr>
                <w:szCs w:val="24"/>
              </w:rPr>
            </w:pPr>
          </w:p>
        </w:tc>
      </w:tr>
    </w:tbl>
    <w:p w:rsidR="001278FB" w:rsidRDefault="001278FB" w:rsidP="001278FB"/>
    <w:p w:rsidR="001278FB" w:rsidRDefault="001278FB" w:rsidP="009B6F01">
      <w:pPr>
        <w:pStyle w:val="TableCaption"/>
        <w:outlineLvl w:val="0"/>
      </w:pPr>
      <w:bookmarkStart w:id="144" w:name="_Toc430330759"/>
      <w:r>
        <w:lastRenderedPageBreak/>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145" w:author="Bernd" w:date="2015-09-18T08:56:00Z">
        <w:r w:rsidR="00984456">
          <w:rPr>
            <w:noProof/>
          </w:rPr>
          <w:t>6</w:t>
        </w:r>
      </w:ins>
      <w:del w:id="146" w:author="Bernd" w:date="2015-09-18T08:56:00Z">
        <w:r w:rsidR="00745A31" w:rsidDel="00984456">
          <w:rPr>
            <w:noProof/>
          </w:rPr>
          <w:delText>4</w:delText>
        </w:r>
      </w:del>
      <w:r w:rsidR="009D680C">
        <w:fldChar w:fldCharType="end"/>
      </w:r>
      <w:r>
        <w:t xml:space="preserve">: </w:t>
      </w:r>
      <w:r w:rsidR="00E11A53">
        <w:t>Attribute</w:t>
      </w:r>
      <w:r w:rsidRPr="00D762A8">
        <w:t xml:space="preserve"> Type </w:t>
      </w:r>
      <w:r>
        <w:t>Mapping Example</w:t>
      </w:r>
      <w:bookmarkEnd w:id="144"/>
    </w:p>
    <w:tbl>
      <w:tblPr>
        <w:tblStyle w:val="Tabellengitternetz"/>
        <w:tblW w:w="0" w:type="auto"/>
        <w:tblLayout w:type="fixed"/>
        <w:tblLook w:val="04A0"/>
      </w:tblPr>
      <w:tblGrid>
        <w:gridCol w:w="4750"/>
        <w:gridCol w:w="4750"/>
      </w:tblGrid>
      <w:tr w:rsidR="001278FB" w:rsidTr="001278FB">
        <w:trPr>
          <w:cantSplit/>
          <w:tblHeader w:val="off"/>
        </w:trPr>
        <w:tc>
          <w:tcPr>
            <w:tcW w:w="4750" w:type="dxa"/>
          </w:tcPr>
          <w:p w:rsidR="001278FB" w:rsidRDefault="00547F09" w:rsidP="001278FB">
            <w:pPr>
              <w:jc w:val="center"/>
            </w:pPr>
            <w:r>
              <w:rPr>
                <w:noProof/>
                <w:lang w:val="de-DE" w:eastAsia="de-DE"/>
              </w:rPr>
              <w:drawing>
                <wp:inline distT="0" distB="0" distL="0" distR="0">
                  <wp:extent cx="2876550" cy="1524000"/>
                  <wp:effectExtent l="19050" t="0" r="0" b="0"/>
                  <wp:docPr id="53"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srcRect/>
                          <a:stretch>
                            <a:fillRect/>
                          </a:stretch>
                        </pic:blipFill>
                        <pic:spPr bwMode="auto">
                          <a:xfrm>
                            <a:off x="0" y="0"/>
                            <a:ext cx="2876550" cy="1524000"/>
                          </a:xfrm>
                          <a:prstGeom prst="rect">
                            <a:avLst/>
                          </a:prstGeom>
                          <a:noFill/>
                          <a:ln w="9525">
                            <a:noFill/>
                            <a:miter lim="800000"/>
                            <a:headEnd/>
                            <a:tailEnd/>
                          </a:ln>
                        </pic:spPr>
                      </pic:pic>
                    </a:graphicData>
                  </a:graphic>
                </wp:inline>
              </w:drawing>
            </w:r>
          </w:p>
        </w:tc>
        <w:tc>
          <w:tcPr>
            <w:tcW w:w="4750" w:type="dxa"/>
          </w:tcPr>
          <w:p w:rsidR="001278FB" w:rsidRPr="00E11A53" w:rsidRDefault="001278FB" w:rsidP="00C220DE">
            <w:pPr>
              <w:tabs>
                <w:tab w:val="left" w:pos="334"/>
                <w:tab w:val="left" w:pos="619"/>
                <w:tab w:val="left" w:pos="890"/>
              </w:tabs>
              <w:autoSpaceDE w:val="0"/>
              <w:autoSpaceDN w:val="0"/>
              <w:adjustRightInd w:val="0"/>
              <w:rPr>
                <w:sz w:val="20"/>
                <w:szCs w:val="20"/>
              </w:rPr>
            </w:pPr>
            <w:r w:rsidRPr="00E11A53">
              <w:rPr>
                <w:rFonts w:cs="Times New Roman"/>
                <w:color w:val="000080"/>
                <w:sz w:val="20"/>
                <w:szCs w:val="20"/>
              </w:rPr>
              <w:t>list</w:t>
            </w:r>
            <w:r w:rsidRPr="00E11A53">
              <w:rPr>
                <w:rFonts w:cs="Times New Roman"/>
                <w:color w:val="000000"/>
                <w:sz w:val="20"/>
                <w:szCs w:val="20"/>
              </w:rPr>
              <w:t xml:space="preserve"> Class1 {</w:t>
            </w:r>
            <w:r w:rsidR="00E11A53">
              <w:rPr>
                <w:rFonts w:cs="Times New Roman"/>
                <w:color w:val="000000"/>
                <w:sz w:val="20"/>
                <w:szCs w:val="20"/>
              </w:rPr>
              <w:br/>
            </w:r>
            <w:r w:rsidRPr="00E11A53">
              <w:rPr>
                <w:rFonts w:cs="Times New Roman"/>
                <w:color w:val="000000"/>
                <w:sz w:val="20"/>
                <w:szCs w:val="20"/>
              </w:rPr>
              <w:tab/>
            </w:r>
            <w:r w:rsidR="003B0E2F" w:rsidRPr="00E11A53">
              <w:rPr>
                <w:rFonts w:cs="Times New Roman"/>
                <w:color w:val="000080"/>
                <w:sz w:val="20"/>
                <w:szCs w:val="20"/>
              </w:rPr>
              <w:t>key</w:t>
            </w:r>
            <w:r w:rsidR="003B0E2F" w:rsidRPr="00E11A53">
              <w:rPr>
                <w:rFonts w:cs="Times New Roman"/>
                <w:color w:val="000000"/>
                <w:sz w:val="20"/>
                <w:szCs w:val="20"/>
              </w:rPr>
              <w:t xml:space="preserve"> </w:t>
            </w:r>
            <w:commentRangeStart w:id="147"/>
            <w:r w:rsidR="003B0E2F" w:rsidRPr="00E11A53">
              <w:rPr>
                <w:rFonts w:cs="Times New Roman"/>
                <w:color w:val="000000"/>
                <w:sz w:val="20"/>
                <w:szCs w:val="20"/>
              </w:rPr>
              <w:t>class1Id</w:t>
            </w:r>
            <w:commentRangeEnd w:id="147"/>
            <w:r w:rsidR="003B0E2F">
              <w:rPr>
                <w:rStyle w:val="Kommentarzeichen"/>
              </w:rPr>
              <w:commentReference w:id="147"/>
            </w:r>
            <w:r w:rsidR="003B0E2F" w:rsidRPr="00E11A53">
              <w:rPr>
                <w:rFonts w:cs="Times New Roman"/>
                <w:color w:val="000000"/>
                <w:sz w:val="20"/>
                <w:szCs w:val="20"/>
              </w:rPr>
              <w:t>;</w:t>
            </w:r>
            <w:r w:rsidR="00E11A53">
              <w:rPr>
                <w:rFonts w:cs="Times New Roman"/>
                <w:color w:val="000000"/>
                <w:sz w:val="20"/>
                <w:szCs w:val="20"/>
              </w:rPr>
              <w:br/>
            </w:r>
            <w:r w:rsidRPr="00E11A53">
              <w:rPr>
                <w:rFonts w:cs="Times New Roman"/>
                <w:color w:val="000000"/>
                <w:sz w:val="20"/>
                <w:szCs w:val="20"/>
              </w:rPr>
              <w:tab/>
            </w:r>
            <w:r w:rsidRPr="00E11A53">
              <w:rPr>
                <w:rFonts w:cs="Times New Roman"/>
                <w:color w:val="000080"/>
                <w:sz w:val="20"/>
                <w:szCs w:val="20"/>
              </w:rPr>
              <w:t>description</w:t>
            </w:r>
            <w:r w:rsidRPr="00E11A53">
              <w:rPr>
                <w:rFonts w:cs="Times New Roman"/>
                <w:color w:val="000000"/>
                <w:sz w:val="20"/>
                <w:szCs w:val="20"/>
              </w:rPr>
              <w:t xml:space="preserve"> </w:t>
            </w:r>
            <w:r w:rsidRPr="00E11A53">
              <w:rPr>
                <w:rFonts w:cs="Times New Roman"/>
                <w:color w:val="008000"/>
                <w:sz w:val="20"/>
                <w:szCs w:val="20"/>
              </w:rPr>
              <w:t>"This object class models the..."</w:t>
            </w:r>
            <w:r w:rsidRPr="00E11A53">
              <w:rPr>
                <w:rFonts w:cs="Times New Roman"/>
                <w:color w:val="000000"/>
                <w:sz w:val="20"/>
                <w:szCs w:val="20"/>
              </w:rPr>
              <w:t>;</w:t>
            </w:r>
            <w:r w:rsidR="00D779ED">
              <w:rPr>
                <w:rFonts w:cs="Times New Roman"/>
                <w:color w:val="000000"/>
                <w:sz w:val="20"/>
                <w:szCs w:val="20"/>
              </w:rPr>
              <w:br/>
            </w:r>
            <w:r w:rsidR="00E11A53">
              <w:rPr>
                <w:rFonts w:cs="Times New Roman"/>
                <w:color w:val="000000"/>
                <w:sz w:val="20"/>
                <w:szCs w:val="20"/>
              </w:rPr>
              <w:br/>
            </w:r>
            <w:r w:rsidR="00E11A53">
              <w:rPr>
                <w:rFonts w:cs="Times New Roman"/>
                <w:color w:val="000080"/>
                <w:sz w:val="20"/>
                <w:szCs w:val="20"/>
              </w:rPr>
              <w:tab/>
            </w:r>
            <w:r w:rsidRPr="00E11A53">
              <w:rPr>
                <w:rFonts w:cs="Times New Roman"/>
                <w:color w:val="000080"/>
                <w:sz w:val="20"/>
                <w:szCs w:val="20"/>
              </w:rPr>
              <w:t>leaf</w:t>
            </w:r>
            <w:r w:rsidRPr="00E11A53">
              <w:rPr>
                <w:rFonts w:cs="Times New Roman"/>
                <w:color w:val="000000"/>
                <w:sz w:val="20"/>
                <w:szCs w:val="20"/>
              </w:rPr>
              <w:t xml:space="preserve"> class1Id {</w:t>
            </w:r>
            <w:r w:rsidR="00E11A53">
              <w:rPr>
                <w:rFonts w:cs="Times New Roman"/>
                <w:color w:val="000000"/>
                <w:sz w:val="20"/>
                <w:szCs w:val="20"/>
              </w:rPr>
              <w:br/>
            </w:r>
            <w:r w:rsidR="00E11A53">
              <w:rPr>
                <w:rFonts w:cs="Times New Roman"/>
                <w:color w:val="000000"/>
                <w:sz w:val="20"/>
                <w:szCs w:val="20"/>
              </w:rPr>
              <w:tab/>
            </w:r>
            <w:r w:rsidRPr="00E11A53">
              <w:rPr>
                <w:rFonts w:cs="Times New Roman"/>
                <w:color w:val="000000"/>
                <w:sz w:val="20"/>
                <w:szCs w:val="20"/>
              </w:rPr>
              <w:tab/>
            </w:r>
            <w:r w:rsidRPr="00E11A53">
              <w:rPr>
                <w:rFonts w:cs="Times New Roman"/>
                <w:color w:val="000080"/>
                <w:sz w:val="20"/>
                <w:szCs w:val="20"/>
              </w:rPr>
              <w:t>type</w:t>
            </w:r>
            <w:r w:rsidRPr="00E11A53">
              <w:rPr>
                <w:rFonts w:cs="Times New Roman"/>
                <w:color w:val="000000"/>
                <w:sz w:val="20"/>
                <w:szCs w:val="20"/>
              </w:rPr>
              <w:t xml:space="preserve"> </w:t>
            </w:r>
            <w:r w:rsidRPr="00E11A53">
              <w:rPr>
                <w:rFonts w:cs="Times New Roman"/>
                <w:color w:val="008080"/>
                <w:sz w:val="20"/>
                <w:szCs w:val="20"/>
              </w:rPr>
              <w:t>string</w:t>
            </w:r>
            <w:r w:rsidRPr="00E11A53">
              <w:rPr>
                <w:rFonts w:cs="Times New Roman"/>
                <w:color w:val="000000"/>
                <w:sz w:val="20"/>
                <w:szCs w:val="20"/>
              </w:rPr>
              <w:t>;</w:t>
            </w:r>
            <w:r w:rsidR="00E11A53">
              <w:rPr>
                <w:rFonts w:cs="Times New Roman"/>
                <w:color w:val="000000"/>
                <w:sz w:val="20"/>
                <w:szCs w:val="20"/>
              </w:rPr>
              <w:br/>
            </w:r>
            <w:r w:rsidR="00E11A53">
              <w:rPr>
                <w:rFonts w:cs="Times New Roman"/>
                <w:color w:val="000000"/>
                <w:sz w:val="20"/>
                <w:szCs w:val="20"/>
              </w:rPr>
              <w:tab/>
            </w:r>
            <w:r w:rsidR="00E11A53">
              <w:rPr>
                <w:rFonts w:cs="Times New Roman"/>
                <w:color w:val="000000"/>
                <w:sz w:val="20"/>
                <w:szCs w:val="20"/>
              </w:rPr>
              <w:tab/>
              <w:t>mandatory true;</w:t>
            </w:r>
            <w:r w:rsidR="00E11A53">
              <w:rPr>
                <w:rFonts w:cs="Times New Roman"/>
                <w:color w:val="000000"/>
                <w:sz w:val="20"/>
                <w:szCs w:val="20"/>
              </w:rPr>
              <w:br/>
            </w:r>
            <w:r w:rsidR="00E11A53">
              <w:rPr>
                <w:rFonts w:cs="Times New Roman"/>
                <w:color w:val="000000"/>
                <w:sz w:val="20"/>
                <w:szCs w:val="20"/>
              </w:rPr>
              <w:tab/>
            </w:r>
            <w:r w:rsidRPr="00E11A53">
              <w:rPr>
                <w:rFonts w:cs="Times New Roman"/>
                <w:color w:val="000000"/>
                <w:sz w:val="20"/>
                <w:szCs w:val="20"/>
              </w:rPr>
              <w:tab/>
            </w:r>
            <w:proofErr w:type="spellStart"/>
            <w:r w:rsidRPr="00E11A53">
              <w:rPr>
                <w:rFonts w:cs="Times New Roman"/>
                <w:color w:val="000080"/>
                <w:sz w:val="20"/>
                <w:szCs w:val="20"/>
              </w:rPr>
              <w:t>config</w:t>
            </w:r>
            <w:proofErr w:type="spellEnd"/>
            <w:r w:rsidRPr="00E11A53">
              <w:rPr>
                <w:rFonts w:cs="Times New Roman"/>
                <w:color w:val="000000"/>
                <w:sz w:val="20"/>
                <w:szCs w:val="20"/>
              </w:rPr>
              <w:t xml:space="preserve"> false;</w:t>
            </w:r>
            <w:r w:rsidR="00E11A53">
              <w:rPr>
                <w:rFonts w:cs="Times New Roman"/>
                <w:color w:val="000000"/>
                <w:sz w:val="20"/>
                <w:szCs w:val="20"/>
              </w:rPr>
              <w:br/>
            </w:r>
            <w:r w:rsidRPr="00E11A53">
              <w:rPr>
                <w:rFonts w:cs="Times New Roman"/>
                <w:color w:val="000000"/>
                <w:sz w:val="20"/>
                <w:szCs w:val="20"/>
              </w:rPr>
              <w:tab/>
              <w:t>}</w:t>
            </w:r>
            <w:r w:rsidR="00E11A53">
              <w:rPr>
                <w:rFonts w:cs="Times New Roman"/>
                <w:color w:val="000000"/>
                <w:sz w:val="20"/>
                <w:szCs w:val="20"/>
              </w:rPr>
              <w:br/>
            </w:r>
            <w:r w:rsidR="00D779ED">
              <w:rPr>
                <w:rFonts w:cs="Times New Roman"/>
                <w:color w:val="000080"/>
                <w:sz w:val="20"/>
                <w:szCs w:val="20"/>
              </w:rPr>
              <w:br/>
            </w:r>
            <w:r w:rsidR="00E11A53">
              <w:rPr>
                <w:rFonts w:cs="Times New Roman"/>
                <w:color w:val="000080"/>
                <w:sz w:val="20"/>
                <w:szCs w:val="20"/>
              </w:rPr>
              <w:tab/>
            </w:r>
            <w:r w:rsidRPr="00E11A53">
              <w:rPr>
                <w:rFonts w:cs="Times New Roman"/>
                <w:color w:val="000080"/>
                <w:sz w:val="20"/>
                <w:szCs w:val="20"/>
              </w:rPr>
              <w:t>leaf</w:t>
            </w:r>
            <w:r w:rsidRPr="00E11A53">
              <w:rPr>
                <w:rFonts w:cs="Times New Roman"/>
                <w:color w:val="000000"/>
                <w:sz w:val="20"/>
                <w:szCs w:val="20"/>
              </w:rPr>
              <w:t xml:space="preserve"> attribute1 {</w:t>
            </w:r>
            <w:r w:rsidR="00E11A53">
              <w:rPr>
                <w:rFonts w:cs="Times New Roman"/>
                <w:color w:val="000000"/>
                <w:sz w:val="20"/>
                <w:szCs w:val="20"/>
              </w:rPr>
              <w:br/>
            </w:r>
            <w:r w:rsidR="00E11A53">
              <w:rPr>
                <w:rFonts w:cs="Times New Roman"/>
                <w:color w:val="000080"/>
                <w:sz w:val="20"/>
                <w:szCs w:val="20"/>
              </w:rPr>
              <w:tab/>
            </w:r>
            <w:r w:rsidR="00E11A53">
              <w:rPr>
                <w:rFonts w:cs="Times New Roman"/>
                <w:color w:val="000080"/>
                <w:sz w:val="20"/>
                <w:szCs w:val="20"/>
              </w:rPr>
              <w:tab/>
            </w:r>
            <w:r w:rsidR="003B0E2F" w:rsidRPr="00E11A53">
              <w:rPr>
                <w:rFonts w:cs="Times New Roman"/>
                <w:color w:val="000080"/>
                <w:sz w:val="20"/>
                <w:szCs w:val="20"/>
              </w:rPr>
              <w:t>type</w:t>
            </w:r>
            <w:r w:rsidR="003B0E2F" w:rsidRPr="00E11A53">
              <w:rPr>
                <w:rFonts w:cs="Times New Roman"/>
                <w:color w:val="000000"/>
                <w:sz w:val="20"/>
                <w:szCs w:val="20"/>
              </w:rPr>
              <w:t xml:space="preserve"> </w:t>
            </w:r>
            <w:commentRangeStart w:id="148"/>
            <w:r w:rsidR="003B0E2F" w:rsidRPr="00E11A53">
              <w:rPr>
                <w:rFonts w:cs="Times New Roman"/>
                <w:color w:val="008080"/>
                <w:sz w:val="20"/>
                <w:szCs w:val="20"/>
              </w:rPr>
              <w:t>string</w:t>
            </w:r>
            <w:commentRangeEnd w:id="148"/>
            <w:r w:rsidR="003B0E2F">
              <w:rPr>
                <w:rStyle w:val="Kommentarzeichen"/>
              </w:rPr>
              <w:commentReference w:id="148"/>
            </w:r>
            <w:r w:rsidRPr="00E11A53">
              <w:rPr>
                <w:rFonts w:cs="Times New Roman"/>
                <w:color w:val="000000"/>
                <w:sz w:val="20"/>
                <w:szCs w:val="20"/>
              </w:rPr>
              <w:t>;</w:t>
            </w:r>
            <w:r w:rsidR="00E11A53">
              <w:rPr>
                <w:rFonts w:cs="Times New Roman"/>
                <w:color w:val="000000"/>
                <w:sz w:val="20"/>
                <w:szCs w:val="20"/>
              </w:rPr>
              <w:br/>
            </w:r>
            <w:r w:rsidR="00E11A53">
              <w:rPr>
                <w:rFonts w:cs="Times New Roman"/>
                <w:color w:val="000000"/>
                <w:sz w:val="20"/>
                <w:szCs w:val="20"/>
              </w:rPr>
              <w:tab/>
            </w:r>
            <w:r w:rsidR="00E11A53">
              <w:rPr>
                <w:rFonts w:cs="Times New Roman"/>
                <w:color w:val="000000"/>
                <w:sz w:val="20"/>
                <w:szCs w:val="20"/>
              </w:rPr>
              <w:tab/>
              <w:t>mandatory true;</w:t>
            </w:r>
            <w:r w:rsidR="00D779ED">
              <w:rPr>
                <w:rFonts w:cs="Times New Roman"/>
                <w:color w:val="000000"/>
                <w:sz w:val="20"/>
                <w:szCs w:val="20"/>
              </w:rPr>
              <w:br/>
            </w:r>
            <w:r w:rsidR="00E11A53">
              <w:rPr>
                <w:rFonts w:cs="Times New Roman"/>
                <w:color w:val="000000"/>
                <w:sz w:val="20"/>
                <w:szCs w:val="20"/>
              </w:rPr>
              <w:tab/>
            </w:r>
            <w:r w:rsidRPr="00E11A53">
              <w:rPr>
                <w:rFonts w:cs="Times New Roman"/>
                <w:color w:val="000000"/>
                <w:sz w:val="20"/>
                <w:szCs w:val="20"/>
              </w:rPr>
              <w:t>}</w:t>
            </w:r>
            <w:r w:rsidR="00E11A53">
              <w:rPr>
                <w:rFonts w:cs="Times New Roman"/>
                <w:color w:val="000000"/>
                <w:sz w:val="20"/>
                <w:szCs w:val="20"/>
              </w:rPr>
              <w:br/>
            </w:r>
            <w:r w:rsidR="00D779ED">
              <w:rPr>
                <w:rFonts w:cs="Times New Roman"/>
                <w:color w:val="000080"/>
                <w:sz w:val="20"/>
                <w:szCs w:val="20"/>
              </w:rPr>
              <w:br/>
            </w:r>
            <w:r w:rsidR="00E11A53">
              <w:rPr>
                <w:rFonts w:cs="Times New Roman"/>
                <w:color w:val="000080"/>
                <w:sz w:val="20"/>
                <w:szCs w:val="20"/>
              </w:rPr>
              <w:tab/>
            </w:r>
            <w:r w:rsidRPr="00E11A53">
              <w:rPr>
                <w:rFonts w:cs="Times New Roman"/>
                <w:color w:val="000080"/>
                <w:sz w:val="20"/>
                <w:szCs w:val="20"/>
              </w:rPr>
              <w:t>leaf-list</w:t>
            </w:r>
            <w:r w:rsidRPr="00E11A53">
              <w:rPr>
                <w:rFonts w:cs="Times New Roman"/>
                <w:color w:val="000000"/>
                <w:sz w:val="20"/>
                <w:szCs w:val="20"/>
              </w:rPr>
              <w:t xml:space="preserve"> attribute2 {</w:t>
            </w:r>
            <w:r w:rsidR="00E11A53">
              <w:rPr>
                <w:rFonts w:cs="Times New Roman"/>
                <w:color w:val="000000"/>
                <w:sz w:val="20"/>
                <w:szCs w:val="20"/>
              </w:rPr>
              <w:br/>
            </w:r>
            <w:r w:rsidR="00E11A53">
              <w:rPr>
                <w:rFonts w:cs="Times New Roman"/>
                <w:color w:val="000080"/>
                <w:sz w:val="20"/>
                <w:szCs w:val="20"/>
              </w:rPr>
              <w:tab/>
            </w:r>
            <w:r w:rsidR="00E11A53">
              <w:rPr>
                <w:rFonts w:cs="Times New Roman"/>
                <w:color w:val="000080"/>
                <w:sz w:val="20"/>
                <w:szCs w:val="20"/>
              </w:rPr>
              <w:tab/>
            </w:r>
            <w:r w:rsidRPr="00E11A53">
              <w:rPr>
                <w:rFonts w:cs="Times New Roman"/>
                <w:color w:val="000080"/>
                <w:sz w:val="20"/>
                <w:szCs w:val="20"/>
              </w:rPr>
              <w:t>type</w:t>
            </w:r>
            <w:r w:rsidRPr="00E11A53">
              <w:rPr>
                <w:rFonts w:cs="Times New Roman"/>
                <w:color w:val="000000"/>
                <w:sz w:val="20"/>
                <w:szCs w:val="20"/>
              </w:rPr>
              <w:t xml:space="preserve"> </w:t>
            </w:r>
            <w:r w:rsidRPr="00E11A53">
              <w:rPr>
                <w:rFonts w:cs="Times New Roman"/>
                <w:color w:val="008080"/>
                <w:sz w:val="20"/>
                <w:szCs w:val="20"/>
              </w:rPr>
              <w:t>int8</w:t>
            </w:r>
            <w:r w:rsidRPr="00E11A53">
              <w:rPr>
                <w:rFonts w:cs="Times New Roman"/>
                <w:color w:val="000000"/>
                <w:sz w:val="20"/>
                <w:szCs w:val="20"/>
              </w:rPr>
              <w:t xml:space="preserve"> {</w:t>
            </w:r>
            <w:r w:rsidR="00E11A53">
              <w:rPr>
                <w:rFonts w:cs="Times New Roman"/>
                <w:color w:val="000000"/>
                <w:sz w:val="20"/>
                <w:szCs w:val="20"/>
              </w:rPr>
              <w:br/>
            </w:r>
            <w:r w:rsidR="00E11A53">
              <w:rPr>
                <w:rFonts w:cs="Times New Roman"/>
                <w:color w:val="000000"/>
                <w:sz w:val="20"/>
                <w:szCs w:val="20"/>
              </w:rPr>
              <w:tab/>
            </w:r>
            <w:r w:rsidRPr="00E11A53">
              <w:rPr>
                <w:rFonts w:cs="Times New Roman"/>
                <w:color w:val="000000"/>
                <w:sz w:val="20"/>
                <w:szCs w:val="20"/>
              </w:rPr>
              <w:tab/>
            </w:r>
            <w:r w:rsidR="00D779ED">
              <w:rPr>
                <w:rFonts w:cs="Times New Roman"/>
                <w:color w:val="000000"/>
                <w:sz w:val="20"/>
                <w:szCs w:val="20"/>
              </w:rPr>
              <w:tab/>
            </w:r>
            <w:r w:rsidRPr="00E11A53">
              <w:rPr>
                <w:rFonts w:cs="Times New Roman"/>
                <w:color w:val="000080"/>
                <w:sz w:val="20"/>
                <w:szCs w:val="20"/>
              </w:rPr>
              <w:t>range</w:t>
            </w:r>
            <w:r w:rsidRPr="00E11A53">
              <w:rPr>
                <w:rFonts w:cs="Times New Roman"/>
                <w:color w:val="000000"/>
                <w:sz w:val="20"/>
                <w:szCs w:val="20"/>
              </w:rPr>
              <w:t xml:space="preserve"> </w:t>
            </w:r>
            <w:r w:rsidRPr="00E11A53">
              <w:rPr>
                <w:rFonts w:cs="Times New Roman"/>
                <w:color w:val="008000"/>
                <w:sz w:val="20"/>
                <w:szCs w:val="20"/>
              </w:rPr>
              <w:t>"1</w:t>
            </w:r>
            <w:r w:rsidR="00D779ED">
              <w:rPr>
                <w:rFonts w:cs="Times New Roman"/>
                <w:color w:val="008000"/>
                <w:sz w:val="20"/>
                <w:szCs w:val="20"/>
              </w:rPr>
              <w:t>-</w:t>
            </w:r>
            <w:r w:rsidRPr="00E11A53">
              <w:rPr>
                <w:rFonts w:cs="Times New Roman"/>
                <w:color w:val="008000"/>
                <w:sz w:val="20"/>
                <w:szCs w:val="20"/>
              </w:rPr>
              <w:t>100"</w:t>
            </w:r>
            <w:r w:rsidRPr="00E11A53">
              <w:rPr>
                <w:rFonts w:cs="Times New Roman"/>
                <w:color w:val="000000"/>
                <w:sz w:val="20"/>
                <w:szCs w:val="20"/>
              </w:rPr>
              <w:t>;</w:t>
            </w:r>
            <w:r w:rsidR="00D779ED">
              <w:rPr>
                <w:rFonts w:cs="Times New Roman"/>
                <w:color w:val="000000"/>
                <w:sz w:val="20"/>
                <w:szCs w:val="20"/>
              </w:rPr>
              <w:br/>
            </w:r>
            <w:r w:rsidR="00D779ED">
              <w:rPr>
                <w:rFonts w:cs="Times New Roman"/>
                <w:color w:val="000000"/>
                <w:sz w:val="20"/>
                <w:szCs w:val="20"/>
              </w:rPr>
              <w:tab/>
            </w:r>
            <w:r w:rsidR="00D779ED">
              <w:rPr>
                <w:rFonts w:cs="Times New Roman"/>
                <w:color w:val="000000"/>
                <w:sz w:val="20"/>
                <w:szCs w:val="20"/>
              </w:rPr>
              <w:tab/>
            </w:r>
            <w:r w:rsidRPr="00E11A53">
              <w:rPr>
                <w:rFonts w:cs="Times New Roman"/>
                <w:color w:val="000000"/>
                <w:sz w:val="20"/>
                <w:szCs w:val="20"/>
              </w:rPr>
              <w:t>}</w:t>
            </w:r>
            <w:r w:rsidR="00D779ED">
              <w:rPr>
                <w:rFonts w:cs="Times New Roman"/>
                <w:color w:val="000000"/>
                <w:sz w:val="20"/>
                <w:szCs w:val="20"/>
              </w:rPr>
              <w:br/>
            </w:r>
            <w:r w:rsidR="00D779ED">
              <w:rPr>
                <w:rFonts w:cs="Times New Roman"/>
                <w:color w:val="000080"/>
                <w:sz w:val="20"/>
                <w:szCs w:val="20"/>
              </w:rPr>
              <w:tab/>
            </w:r>
            <w:r w:rsidR="00D779ED">
              <w:rPr>
                <w:rFonts w:cs="Times New Roman"/>
                <w:color w:val="000080"/>
                <w:sz w:val="20"/>
                <w:szCs w:val="20"/>
              </w:rPr>
              <w:tab/>
            </w:r>
            <w:r w:rsidRPr="00E11A53">
              <w:rPr>
                <w:rFonts w:cs="Times New Roman"/>
                <w:color w:val="000080"/>
                <w:sz w:val="20"/>
                <w:szCs w:val="20"/>
              </w:rPr>
              <w:t>min-elements</w:t>
            </w:r>
            <w:r w:rsidRPr="00E11A53">
              <w:rPr>
                <w:rFonts w:cs="Times New Roman"/>
                <w:color w:val="000000"/>
                <w:sz w:val="20"/>
                <w:szCs w:val="20"/>
              </w:rPr>
              <w:t xml:space="preserve"> </w:t>
            </w:r>
            <w:r w:rsidRPr="00E11A53">
              <w:rPr>
                <w:rFonts w:cs="Times New Roman"/>
                <w:color w:val="800080"/>
                <w:sz w:val="20"/>
                <w:szCs w:val="20"/>
              </w:rPr>
              <w:t>2</w:t>
            </w:r>
            <w:r w:rsidRPr="00E11A53">
              <w:rPr>
                <w:rFonts w:cs="Times New Roman"/>
                <w:color w:val="000000"/>
                <w:sz w:val="20"/>
                <w:szCs w:val="20"/>
              </w:rPr>
              <w:t>;</w:t>
            </w:r>
            <w:r w:rsidR="00D779ED">
              <w:rPr>
                <w:rFonts w:cs="Times New Roman"/>
                <w:color w:val="000000"/>
                <w:sz w:val="20"/>
                <w:szCs w:val="20"/>
              </w:rPr>
              <w:br/>
            </w:r>
            <w:r w:rsidR="00D779ED">
              <w:rPr>
                <w:rFonts w:cs="Times New Roman"/>
                <w:color w:val="000080"/>
                <w:sz w:val="20"/>
                <w:szCs w:val="20"/>
              </w:rPr>
              <w:tab/>
            </w:r>
            <w:r w:rsidR="00D779ED">
              <w:rPr>
                <w:rFonts w:cs="Times New Roman"/>
                <w:color w:val="000080"/>
                <w:sz w:val="20"/>
                <w:szCs w:val="20"/>
              </w:rPr>
              <w:tab/>
            </w:r>
            <w:r w:rsidRPr="00E11A53">
              <w:rPr>
                <w:rFonts w:cs="Times New Roman"/>
                <w:color w:val="000080"/>
                <w:sz w:val="20"/>
                <w:szCs w:val="20"/>
              </w:rPr>
              <w:t>max-elements</w:t>
            </w:r>
            <w:r w:rsidRPr="00E11A53">
              <w:rPr>
                <w:rFonts w:cs="Times New Roman"/>
                <w:color w:val="000000"/>
                <w:sz w:val="20"/>
                <w:szCs w:val="20"/>
              </w:rPr>
              <w:t xml:space="preserve"> </w:t>
            </w:r>
            <w:r w:rsidRPr="00E11A53">
              <w:rPr>
                <w:rFonts w:cs="Times New Roman"/>
                <w:color w:val="800080"/>
                <w:sz w:val="20"/>
                <w:szCs w:val="20"/>
              </w:rPr>
              <w:t>6</w:t>
            </w:r>
            <w:r w:rsidRPr="00E11A53">
              <w:rPr>
                <w:rFonts w:cs="Times New Roman"/>
                <w:color w:val="000000"/>
                <w:sz w:val="20"/>
                <w:szCs w:val="20"/>
              </w:rPr>
              <w:t>;</w:t>
            </w:r>
            <w:r w:rsidR="00D779ED">
              <w:rPr>
                <w:rFonts w:cs="Times New Roman"/>
                <w:color w:val="000000"/>
                <w:sz w:val="20"/>
                <w:szCs w:val="20"/>
              </w:rPr>
              <w:br/>
            </w:r>
            <w:r w:rsidR="00D779ED">
              <w:rPr>
                <w:rFonts w:cs="Times New Roman"/>
                <w:color w:val="000000"/>
                <w:sz w:val="20"/>
                <w:szCs w:val="20"/>
              </w:rPr>
              <w:tab/>
            </w:r>
            <w:r w:rsidRPr="00E11A53">
              <w:rPr>
                <w:rFonts w:cs="Times New Roman"/>
                <w:color w:val="000000"/>
                <w:sz w:val="20"/>
                <w:szCs w:val="20"/>
              </w:rPr>
              <w:t>}</w:t>
            </w:r>
            <w:r w:rsidR="00D779ED">
              <w:rPr>
                <w:rFonts w:cs="Times New Roman"/>
                <w:color w:val="000000"/>
                <w:sz w:val="20"/>
                <w:szCs w:val="20"/>
              </w:rPr>
              <w:br/>
            </w:r>
            <w:r w:rsidR="00D779ED">
              <w:rPr>
                <w:rFonts w:cs="Times New Roman"/>
                <w:color w:val="000080"/>
                <w:sz w:val="20"/>
                <w:szCs w:val="20"/>
              </w:rPr>
              <w:br/>
            </w:r>
            <w:r w:rsidR="00D779ED">
              <w:rPr>
                <w:rFonts w:cs="Times New Roman"/>
                <w:color w:val="000080"/>
                <w:sz w:val="20"/>
                <w:szCs w:val="20"/>
              </w:rPr>
              <w:tab/>
            </w:r>
            <w:r w:rsidR="003B0E2F" w:rsidRPr="00E11A53">
              <w:rPr>
                <w:rFonts w:cs="Times New Roman"/>
                <w:color w:val="000080"/>
                <w:sz w:val="20"/>
                <w:szCs w:val="20"/>
              </w:rPr>
              <w:t>leaf</w:t>
            </w:r>
            <w:r w:rsidR="003B0E2F" w:rsidRPr="00E11A53">
              <w:rPr>
                <w:rFonts w:cs="Times New Roman"/>
                <w:color w:val="000000"/>
                <w:sz w:val="20"/>
                <w:szCs w:val="20"/>
              </w:rPr>
              <w:t xml:space="preserve"> </w:t>
            </w:r>
            <w:commentRangeStart w:id="149"/>
            <w:r w:rsidR="003B0E2F" w:rsidRPr="00E11A53">
              <w:rPr>
                <w:rFonts w:cs="Times New Roman"/>
                <w:color w:val="000000"/>
                <w:sz w:val="20"/>
                <w:szCs w:val="20"/>
              </w:rPr>
              <w:t xml:space="preserve">attribute3 </w:t>
            </w:r>
            <w:commentRangeEnd w:id="149"/>
            <w:r w:rsidR="003B0E2F">
              <w:rPr>
                <w:rStyle w:val="Kommentarzeichen"/>
              </w:rPr>
              <w:commentReference w:id="149"/>
            </w:r>
            <w:r w:rsidR="003B0E2F" w:rsidRPr="00E11A53">
              <w:rPr>
                <w:rFonts w:cs="Times New Roman"/>
                <w:color w:val="000000"/>
                <w:sz w:val="20"/>
                <w:szCs w:val="20"/>
              </w:rPr>
              <w:t>{</w:t>
            </w:r>
            <w:r w:rsidR="00D779ED">
              <w:rPr>
                <w:rFonts w:cs="Times New Roman"/>
                <w:color w:val="000000"/>
                <w:sz w:val="20"/>
                <w:szCs w:val="20"/>
              </w:rPr>
              <w:br/>
            </w:r>
            <w:r w:rsidR="00D779ED">
              <w:rPr>
                <w:rFonts w:cs="Times New Roman"/>
                <w:color w:val="000080"/>
                <w:sz w:val="20"/>
                <w:szCs w:val="20"/>
              </w:rPr>
              <w:tab/>
            </w:r>
            <w:r w:rsidR="00D779ED">
              <w:rPr>
                <w:rFonts w:cs="Times New Roman"/>
                <w:color w:val="000080"/>
                <w:sz w:val="20"/>
                <w:szCs w:val="20"/>
              </w:rPr>
              <w:tab/>
            </w:r>
            <w:r w:rsidRPr="00E11A53">
              <w:rPr>
                <w:rFonts w:cs="Times New Roman"/>
                <w:color w:val="000080"/>
                <w:sz w:val="20"/>
                <w:szCs w:val="20"/>
              </w:rPr>
              <w:t>type</w:t>
            </w:r>
            <w:r w:rsidRPr="00E11A53">
              <w:rPr>
                <w:rFonts w:cs="Times New Roman"/>
                <w:color w:val="000000"/>
                <w:sz w:val="20"/>
                <w:szCs w:val="20"/>
              </w:rPr>
              <w:t xml:space="preserve"> </w:t>
            </w:r>
            <w:proofErr w:type="spellStart"/>
            <w:r w:rsidRPr="00E11A53">
              <w:rPr>
                <w:rFonts w:cs="Times New Roman"/>
                <w:color w:val="008080"/>
                <w:sz w:val="20"/>
                <w:szCs w:val="20"/>
              </w:rPr>
              <w:t>boolean</w:t>
            </w:r>
            <w:proofErr w:type="spellEnd"/>
            <w:r w:rsidRPr="00E11A53">
              <w:rPr>
                <w:rFonts w:cs="Times New Roman"/>
                <w:color w:val="000000"/>
                <w:sz w:val="20"/>
                <w:szCs w:val="20"/>
              </w:rPr>
              <w:t>;</w:t>
            </w:r>
            <w:r w:rsidR="00D779ED">
              <w:rPr>
                <w:rFonts w:cs="Times New Roman"/>
                <w:color w:val="000000"/>
                <w:sz w:val="20"/>
                <w:szCs w:val="20"/>
              </w:rPr>
              <w:br/>
            </w:r>
            <w:r w:rsidR="00D779ED">
              <w:rPr>
                <w:rFonts w:cs="Times New Roman"/>
                <w:color w:val="000080"/>
                <w:sz w:val="20"/>
                <w:szCs w:val="20"/>
              </w:rPr>
              <w:tab/>
            </w:r>
            <w:r w:rsidR="00D779ED">
              <w:rPr>
                <w:rFonts w:cs="Times New Roman"/>
                <w:color w:val="000080"/>
                <w:sz w:val="20"/>
                <w:szCs w:val="20"/>
              </w:rPr>
              <w:tab/>
            </w:r>
            <w:r w:rsidRPr="00E11A53">
              <w:rPr>
                <w:rFonts w:cs="Times New Roman"/>
                <w:color w:val="000080"/>
                <w:sz w:val="20"/>
                <w:szCs w:val="20"/>
              </w:rPr>
              <w:t>default</w:t>
            </w:r>
            <w:r w:rsidRPr="00E11A53">
              <w:rPr>
                <w:rFonts w:cs="Times New Roman"/>
                <w:color w:val="000000"/>
                <w:sz w:val="20"/>
                <w:szCs w:val="20"/>
              </w:rPr>
              <w:t xml:space="preserve"> true;</w:t>
            </w:r>
            <w:r w:rsidR="00D779ED">
              <w:rPr>
                <w:rFonts w:cs="Times New Roman"/>
                <w:color w:val="000000"/>
                <w:sz w:val="20"/>
                <w:szCs w:val="20"/>
              </w:rPr>
              <w:br/>
            </w:r>
            <w:r w:rsidR="00D779ED">
              <w:rPr>
                <w:rFonts w:cs="Times New Roman"/>
                <w:color w:val="000080"/>
                <w:sz w:val="20"/>
                <w:szCs w:val="20"/>
              </w:rPr>
              <w:tab/>
            </w:r>
            <w:r w:rsidR="00D779ED">
              <w:rPr>
                <w:rFonts w:cs="Times New Roman"/>
                <w:color w:val="000080"/>
                <w:sz w:val="20"/>
                <w:szCs w:val="20"/>
              </w:rPr>
              <w:tab/>
            </w:r>
            <w:proofErr w:type="spellStart"/>
            <w:r w:rsidRPr="00E11A53">
              <w:rPr>
                <w:rFonts w:cs="Times New Roman"/>
                <w:color w:val="000080"/>
                <w:sz w:val="20"/>
                <w:szCs w:val="20"/>
              </w:rPr>
              <w:t>config</w:t>
            </w:r>
            <w:proofErr w:type="spellEnd"/>
            <w:r w:rsidRPr="00E11A53">
              <w:rPr>
                <w:rFonts w:cs="Times New Roman"/>
                <w:color w:val="000000"/>
                <w:sz w:val="20"/>
                <w:szCs w:val="20"/>
              </w:rPr>
              <w:t xml:space="preserve"> false;</w:t>
            </w:r>
            <w:r w:rsidR="007703D6">
              <w:rPr>
                <w:rFonts w:cs="Times New Roman"/>
                <w:color w:val="000000"/>
                <w:sz w:val="20"/>
                <w:szCs w:val="20"/>
              </w:rPr>
              <w:br/>
            </w:r>
            <w:r w:rsidR="007703D6">
              <w:rPr>
                <w:rFonts w:cs="Times New Roman"/>
                <w:color w:val="000000"/>
                <w:sz w:val="20"/>
                <w:szCs w:val="20"/>
              </w:rPr>
              <w:tab/>
            </w:r>
            <w:r w:rsidR="00C220DE">
              <w:rPr>
                <w:rFonts w:cs="Times New Roman"/>
                <w:color w:val="000000"/>
                <w:sz w:val="20"/>
                <w:szCs w:val="20"/>
              </w:rPr>
              <w:tab/>
            </w:r>
            <w:commentRangeStart w:id="150"/>
            <w:proofErr w:type="spellStart"/>
            <w:r w:rsidR="00C220DE" w:rsidRPr="007703D6">
              <w:rPr>
                <w:rFonts w:cs="Times New Roman"/>
                <w:color w:val="000000"/>
                <w:sz w:val="20"/>
                <w:szCs w:val="20"/>
              </w:rPr>
              <w:t>ompExt:isInvarian</w:t>
            </w:r>
            <w:commentRangeEnd w:id="150"/>
            <w:r w:rsidR="00C220DE">
              <w:rPr>
                <w:rStyle w:val="Kommentarzeichen"/>
              </w:rPr>
              <w:commentReference w:id="150"/>
            </w:r>
            <w:r w:rsidR="00C220DE" w:rsidRPr="007703D6">
              <w:rPr>
                <w:rFonts w:cs="Times New Roman"/>
                <w:color w:val="000000"/>
                <w:sz w:val="20"/>
                <w:szCs w:val="20"/>
              </w:rPr>
              <w:t>t</w:t>
            </w:r>
            <w:proofErr w:type="spellEnd"/>
            <w:r w:rsidR="00D779ED">
              <w:rPr>
                <w:rFonts w:cs="Times New Roman"/>
                <w:color w:val="000000"/>
                <w:sz w:val="20"/>
                <w:szCs w:val="20"/>
              </w:rPr>
              <w:br/>
            </w:r>
            <w:r w:rsidR="00D779ED">
              <w:rPr>
                <w:rFonts w:cs="Times New Roman"/>
                <w:color w:val="000000"/>
                <w:sz w:val="20"/>
                <w:szCs w:val="20"/>
              </w:rPr>
              <w:tab/>
            </w:r>
            <w:r w:rsidRPr="00E11A53">
              <w:rPr>
                <w:rFonts w:cs="Times New Roman"/>
                <w:color w:val="000000"/>
                <w:sz w:val="20"/>
                <w:szCs w:val="20"/>
              </w:rPr>
              <w:t>}</w:t>
            </w:r>
            <w:r w:rsidR="00D779ED">
              <w:rPr>
                <w:rFonts w:cs="Times New Roman"/>
                <w:color w:val="000000"/>
                <w:sz w:val="20"/>
                <w:szCs w:val="20"/>
              </w:rPr>
              <w:br/>
            </w:r>
            <w:r w:rsidR="00D779ED">
              <w:rPr>
                <w:rFonts w:cs="Times New Roman"/>
                <w:color w:val="000080"/>
                <w:sz w:val="20"/>
                <w:szCs w:val="20"/>
              </w:rPr>
              <w:br/>
            </w:r>
            <w:r w:rsidR="00D779ED">
              <w:rPr>
                <w:rFonts w:cs="Times New Roman"/>
                <w:color w:val="000080"/>
                <w:sz w:val="20"/>
                <w:szCs w:val="20"/>
              </w:rPr>
              <w:tab/>
            </w:r>
            <w:r w:rsidRPr="00E11A53">
              <w:rPr>
                <w:rFonts w:cs="Times New Roman"/>
                <w:color w:val="000080"/>
                <w:sz w:val="20"/>
                <w:szCs w:val="20"/>
              </w:rPr>
              <w:t>leaf</w:t>
            </w:r>
            <w:r w:rsidRPr="00E11A53">
              <w:rPr>
                <w:rFonts w:cs="Times New Roman"/>
                <w:color w:val="000000"/>
                <w:sz w:val="20"/>
                <w:szCs w:val="20"/>
              </w:rPr>
              <w:t xml:space="preserve"> attribute4 {</w:t>
            </w:r>
            <w:r w:rsidR="00D779ED">
              <w:rPr>
                <w:rFonts w:cs="Times New Roman"/>
                <w:color w:val="000000"/>
                <w:sz w:val="20"/>
                <w:szCs w:val="20"/>
              </w:rPr>
              <w:br/>
            </w:r>
            <w:r w:rsidR="00D779ED">
              <w:rPr>
                <w:rFonts w:cs="Times New Roman"/>
                <w:color w:val="000080"/>
                <w:sz w:val="20"/>
                <w:szCs w:val="20"/>
              </w:rPr>
              <w:tab/>
            </w:r>
            <w:r w:rsidR="00D779ED">
              <w:rPr>
                <w:rFonts w:cs="Times New Roman"/>
                <w:color w:val="000080"/>
                <w:sz w:val="20"/>
                <w:szCs w:val="20"/>
              </w:rPr>
              <w:tab/>
            </w:r>
            <w:r w:rsidRPr="00E11A53">
              <w:rPr>
                <w:rFonts w:cs="Times New Roman"/>
                <w:color w:val="000080"/>
                <w:sz w:val="20"/>
                <w:szCs w:val="20"/>
              </w:rPr>
              <w:t>type</w:t>
            </w:r>
            <w:r w:rsidRPr="00E11A53">
              <w:rPr>
                <w:rFonts w:cs="Times New Roman"/>
                <w:color w:val="000000"/>
                <w:sz w:val="20"/>
                <w:szCs w:val="20"/>
              </w:rPr>
              <w:t xml:space="preserve"> </w:t>
            </w:r>
            <w:r w:rsidRPr="00E11A53">
              <w:rPr>
                <w:rFonts w:cs="Times New Roman"/>
                <w:color w:val="008080"/>
                <w:sz w:val="20"/>
                <w:szCs w:val="20"/>
              </w:rPr>
              <w:t>enumeration</w:t>
            </w:r>
            <w:r w:rsidRPr="00E11A53">
              <w:rPr>
                <w:rFonts w:cs="Times New Roman"/>
                <w:color w:val="000000"/>
                <w:sz w:val="20"/>
                <w:szCs w:val="20"/>
              </w:rPr>
              <w:t xml:space="preserve"> {</w:t>
            </w:r>
            <w:r w:rsidR="00D779ED">
              <w:rPr>
                <w:rFonts w:cs="Times New Roman"/>
                <w:color w:val="000000"/>
                <w:sz w:val="20"/>
                <w:szCs w:val="20"/>
              </w:rPr>
              <w:br/>
            </w:r>
            <w:r w:rsidR="00D779ED">
              <w:rPr>
                <w:rFonts w:cs="Times New Roman"/>
                <w:color w:val="000000"/>
                <w:sz w:val="20"/>
                <w:szCs w:val="20"/>
              </w:rPr>
              <w:tab/>
            </w:r>
            <w:r w:rsidR="00D779ED">
              <w:rPr>
                <w:rFonts w:cs="Times New Roman"/>
                <w:color w:val="000000"/>
                <w:sz w:val="20"/>
                <w:szCs w:val="20"/>
              </w:rPr>
              <w:tab/>
            </w:r>
            <w:r w:rsidRPr="00E11A53">
              <w:rPr>
                <w:rFonts w:cs="Times New Roman"/>
                <w:color w:val="000000"/>
                <w:sz w:val="20"/>
                <w:szCs w:val="20"/>
              </w:rPr>
              <w:tab/>
            </w:r>
            <w:proofErr w:type="spellStart"/>
            <w:r w:rsidRPr="00E11A53">
              <w:rPr>
                <w:rFonts w:cs="Times New Roman"/>
                <w:color w:val="000080"/>
                <w:sz w:val="20"/>
                <w:szCs w:val="20"/>
              </w:rPr>
              <w:t>enum</w:t>
            </w:r>
            <w:proofErr w:type="spellEnd"/>
            <w:r w:rsidRPr="00E11A53">
              <w:rPr>
                <w:rFonts w:cs="Times New Roman"/>
                <w:color w:val="000000"/>
                <w:sz w:val="20"/>
                <w:szCs w:val="20"/>
              </w:rPr>
              <w:t xml:space="preserve"> LITERAL_1;</w:t>
            </w:r>
            <w:r w:rsidR="00D779ED">
              <w:rPr>
                <w:rFonts w:cs="Times New Roman"/>
                <w:color w:val="000000"/>
                <w:sz w:val="20"/>
                <w:szCs w:val="20"/>
              </w:rPr>
              <w:br/>
            </w:r>
            <w:r w:rsidR="00D779ED">
              <w:rPr>
                <w:rFonts w:cs="Times New Roman"/>
                <w:color w:val="000000"/>
                <w:sz w:val="20"/>
                <w:szCs w:val="20"/>
              </w:rPr>
              <w:tab/>
            </w:r>
            <w:r w:rsidR="00D779ED">
              <w:rPr>
                <w:rFonts w:cs="Times New Roman"/>
                <w:color w:val="000000"/>
                <w:sz w:val="20"/>
                <w:szCs w:val="20"/>
              </w:rPr>
              <w:tab/>
            </w:r>
            <w:r w:rsidRPr="00E11A53">
              <w:rPr>
                <w:rFonts w:cs="Times New Roman"/>
                <w:color w:val="000000"/>
                <w:sz w:val="20"/>
                <w:szCs w:val="20"/>
              </w:rPr>
              <w:tab/>
            </w:r>
            <w:proofErr w:type="spellStart"/>
            <w:r w:rsidRPr="00E11A53">
              <w:rPr>
                <w:rFonts w:cs="Times New Roman"/>
                <w:color w:val="000080"/>
                <w:sz w:val="20"/>
                <w:szCs w:val="20"/>
              </w:rPr>
              <w:t>enum</w:t>
            </w:r>
            <w:proofErr w:type="spellEnd"/>
            <w:r w:rsidRPr="00E11A53">
              <w:rPr>
                <w:rFonts w:cs="Times New Roman"/>
                <w:color w:val="000000"/>
                <w:sz w:val="20"/>
                <w:szCs w:val="20"/>
              </w:rPr>
              <w:t xml:space="preserve"> LITERAL_2;</w:t>
            </w:r>
            <w:r w:rsidR="00D779ED">
              <w:rPr>
                <w:rFonts w:cs="Times New Roman"/>
                <w:color w:val="000000"/>
                <w:sz w:val="20"/>
                <w:szCs w:val="20"/>
              </w:rPr>
              <w:br/>
            </w:r>
            <w:r w:rsidR="00D779ED">
              <w:rPr>
                <w:rFonts w:cs="Times New Roman"/>
                <w:color w:val="000000"/>
                <w:sz w:val="20"/>
                <w:szCs w:val="20"/>
              </w:rPr>
              <w:tab/>
            </w:r>
            <w:r w:rsidR="00D779ED">
              <w:rPr>
                <w:rFonts w:cs="Times New Roman"/>
                <w:color w:val="000000"/>
                <w:sz w:val="20"/>
                <w:szCs w:val="20"/>
              </w:rPr>
              <w:tab/>
            </w:r>
            <w:r w:rsidRPr="00E11A53">
              <w:rPr>
                <w:rFonts w:cs="Times New Roman"/>
                <w:color w:val="000000"/>
                <w:sz w:val="20"/>
                <w:szCs w:val="20"/>
              </w:rPr>
              <w:tab/>
            </w:r>
            <w:proofErr w:type="spellStart"/>
            <w:r w:rsidRPr="00E11A53">
              <w:rPr>
                <w:rFonts w:cs="Times New Roman"/>
                <w:color w:val="000080"/>
                <w:sz w:val="20"/>
                <w:szCs w:val="20"/>
              </w:rPr>
              <w:t>enum</w:t>
            </w:r>
            <w:proofErr w:type="spellEnd"/>
            <w:r w:rsidRPr="00E11A53">
              <w:rPr>
                <w:rFonts w:cs="Times New Roman"/>
                <w:color w:val="000000"/>
                <w:sz w:val="20"/>
                <w:szCs w:val="20"/>
              </w:rPr>
              <w:t xml:space="preserve"> LITERAL_3;</w:t>
            </w:r>
            <w:r w:rsidR="00D779ED">
              <w:rPr>
                <w:rFonts w:cs="Times New Roman"/>
                <w:color w:val="000000"/>
                <w:sz w:val="20"/>
                <w:szCs w:val="20"/>
              </w:rPr>
              <w:br/>
            </w:r>
            <w:r w:rsidR="00D779ED">
              <w:rPr>
                <w:rFonts w:cs="Times New Roman"/>
                <w:color w:val="000000"/>
                <w:sz w:val="20"/>
                <w:szCs w:val="20"/>
              </w:rPr>
              <w:tab/>
            </w:r>
            <w:r w:rsidR="00D779ED">
              <w:rPr>
                <w:rFonts w:cs="Times New Roman"/>
                <w:color w:val="000000"/>
                <w:sz w:val="20"/>
                <w:szCs w:val="20"/>
              </w:rPr>
              <w:tab/>
            </w:r>
            <w:r w:rsidRPr="00E11A53">
              <w:rPr>
                <w:rFonts w:cs="Times New Roman"/>
                <w:color w:val="000000"/>
                <w:sz w:val="20"/>
                <w:szCs w:val="20"/>
              </w:rPr>
              <w:t>}</w:t>
            </w:r>
            <w:r w:rsidR="00D779ED">
              <w:rPr>
                <w:rFonts w:cs="Times New Roman"/>
                <w:color w:val="000000"/>
                <w:sz w:val="20"/>
                <w:szCs w:val="20"/>
              </w:rPr>
              <w:br/>
            </w:r>
            <w:r w:rsidR="007703D6">
              <w:rPr>
                <w:rFonts w:cs="Times New Roman"/>
                <w:color w:val="000000"/>
                <w:sz w:val="20"/>
                <w:szCs w:val="20"/>
              </w:rPr>
              <w:tab/>
            </w:r>
            <w:r w:rsidR="007703D6">
              <w:rPr>
                <w:rFonts w:cs="Times New Roman"/>
                <w:color w:val="000000"/>
                <w:sz w:val="20"/>
                <w:szCs w:val="20"/>
              </w:rPr>
              <w:tab/>
              <w:t>mandatory true;</w:t>
            </w:r>
            <w:r w:rsidR="007703D6">
              <w:rPr>
                <w:rFonts w:cs="Times New Roman"/>
                <w:color w:val="000000"/>
                <w:sz w:val="20"/>
                <w:szCs w:val="20"/>
              </w:rPr>
              <w:br/>
            </w:r>
            <w:r w:rsidR="00D779ED">
              <w:rPr>
                <w:rFonts w:cs="Times New Roman"/>
                <w:color w:val="000080"/>
                <w:sz w:val="20"/>
                <w:szCs w:val="20"/>
              </w:rPr>
              <w:tab/>
            </w:r>
            <w:r w:rsidR="00D779ED">
              <w:rPr>
                <w:rFonts w:cs="Times New Roman"/>
                <w:color w:val="000080"/>
                <w:sz w:val="20"/>
                <w:szCs w:val="20"/>
              </w:rPr>
              <w:tab/>
            </w:r>
            <w:r w:rsidRPr="00E11A53">
              <w:rPr>
                <w:rFonts w:cs="Times New Roman"/>
                <w:color w:val="000080"/>
                <w:sz w:val="20"/>
                <w:szCs w:val="20"/>
              </w:rPr>
              <w:t>default</w:t>
            </w:r>
            <w:r w:rsidRPr="00E11A53">
              <w:rPr>
                <w:rFonts w:cs="Times New Roman"/>
                <w:color w:val="000000"/>
                <w:sz w:val="20"/>
                <w:szCs w:val="20"/>
              </w:rPr>
              <w:t xml:space="preserve"> LITERAL_2;</w:t>
            </w:r>
            <w:r w:rsidR="00D779ED">
              <w:rPr>
                <w:rFonts w:cs="Times New Roman"/>
                <w:color w:val="000000"/>
                <w:sz w:val="20"/>
                <w:szCs w:val="20"/>
              </w:rPr>
              <w:br/>
            </w:r>
            <w:r w:rsidR="00D779ED">
              <w:rPr>
                <w:rFonts w:cs="Times New Roman"/>
                <w:color w:val="000080"/>
                <w:sz w:val="20"/>
                <w:szCs w:val="20"/>
              </w:rPr>
              <w:tab/>
            </w:r>
            <w:r w:rsidR="00D779ED">
              <w:rPr>
                <w:rFonts w:cs="Times New Roman"/>
                <w:color w:val="000080"/>
                <w:sz w:val="20"/>
                <w:szCs w:val="20"/>
              </w:rPr>
              <w:tab/>
            </w:r>
            <w:proofErr w:type="spellStart"/>
            <w:r w:rsidRPr="00E11A53">
              <w:rPr>
                <w:rFonts w:cs="Times New Roman"/>
                <w:color w:val="000080"/>
                <w:sz w:val="20"/>
                <w:szCs w:val="20"/>
              </w:rPr>
              <w:t>config</w:t>
            </w:r>
            <w:proofErr w:type="spellEnd"/>
            <w:r w:rsidRPr="00E11A53">
              <w:rPr>
                <w:rFonts w:cs="Times New Roman"/>
                <w:color w:val="000000"/>
                <w:sz w:val="20"/>
                <w:szCs w:val="20"/>
              </w:rPr>
              <w:t xml:space="preserve"> false;</w:t>
            </w:r>
            <w:r w:rsidR="00D779ED">
              <w:rPr>
                <w:rFonts w:cs="Times New Roman"/>
                <w:color w:val="000000"/>
                <w:sz w:val="20"/>
                <w:szCs w:val="20"/>
              </w:rPr>
              <w:br/>
            </w:r>
            <w:r w:rsidR="00D779ED">
              <w:rPr>
                <w:rFonts w:cs="Times New Roman"/>
                <w:color w:val="000000"/>
                <w:sz w:val="20"/>
                <w:szCs w:val="20"/>
              </w:rPr>
              <w:tab/>
            </w:r>
            <w:r w:rsidRPr="00E11A53">
              <w:rPr>
                <w:rFonts w:cs="Times New Roman"/>
                <w:color w:val="000000"/>
                <w:sz w:val="20"/>
                <w:szCs w:val="20"/>
              </w:rPr>
              <w:t>}</w:t>
            </w:r>
            <w:r w:rsidR="00D779ED">
              <w:rPr>
                <w:rFonts w:cs="Times New Roman"/>
                <w:color w:val="000000"/>
                <w:sz w:val="20"/>
                <w:szCs w:val="20"/>
              </w:rPr>
              <w:br/>
            </w:r>
            <w:r w:rsidR="00D779ED">
              <w:rPr>
                <w:rFonts w:cs="Times New Roman"/>
                <w:color w:val="000000"/>
                <w:sz w:val="20"/>
                <w:szCs w:val="20"/>
              </w:rPr>
              <w:br/>
            </w:r>
            <w:r w:rsidRPr="00E11A53">
              <w:rPr>
                <w:rFonts w:cs="Times New Roman"/>
                <w:color w:val="000000"/>
                <w:sz w:val="20"/>
                <w:szCs w:val="20"/>
              </w:rPr>
              <w:t>}</w:t>
            </w:r>
          </w:p>
        </w:tc>
      </w:tr>
    </w:tbl>
    <w:p w:rsidR="002B7DFC" w:rsidRDefault="002B7DFC" w:rsidP="005752F2"/>
    <w:p w:rsidR="002B7DFC" w:rsidRDefault="002B7DFC" w:rsidP="009B6F01">
      <w:pPr>
        <w:pStyle w:val="berschrift2"/>
      </w:pPr>
      <w:bookmarkStart w:id="151" w:name="_Ref420596723"/>
      <w:bookmarkStart w:id="152" w:name="_Toc430330721"/>
      <w:r w:rsidRPr="002B7DFC">
        <w:t>Mapping of Types</w:t>
      </w:r>
      <w:bookmarkEnd w:id="151"/>
      <w:bookmarkEnd w:id="152"/>
    </w:p>
    <w:p w:rsidR="002B7DFC" w:rsidRDefault="002B7DFC" w:rsidP="005752F2"/>
    <w:p w:rsidR="00F70C2E" w:rsidRDefault="00F70C2E" w:rsidP="009B6F01">
      <w:pPr>
        <w:pStyle w:val="TableCaption"/>
        <w:outlineLvl w:val="0"/>
      </w:pPr>
      <w:bookmarkStart w:id="153" w:name="_Toc420597470"/>
      <w:bookmarkStart w:id="154" w:name="_Toc430330760"/>
      <w:r>
        <w:t xml:space="preserve">Table </w:t>
      </w:r>
      <w:r w:rsidR="009D680C">
        <w:fldChar w:fldCharType="begin"/>
      </w:r>
      <w:r w:rsidR="00A0446F">
        <w:instrText xml:space="preserve"> STYLEREF 1 \s </w:instrText>
      </w:r>
      <w:r w:rsidR="009D680C">
        <w:fldChar w:fldCharType="separate"/>
      </w:r>
      <w:r w:rsidR="00984456">
        <w:rPr>
          <w:noProof/>
        </w:rPr>
        <w:t>4</w:t>
      </w:r>
      <w:r w:rsidR="009D680C">
        <w:fldChar w:fldCharType="end"/>
      </w:r>
      <w:r>
        <w:t>.</w:t>
      </w:r>
      <w:r w:rsidR="009D680C">
        <w:fldChar w:fldCharType="begin"/>
      </w:r>
      <w:r w:rsidR="00A0446F">
        <w:instrText xml:space="preserve"> SEQ Table \* ARABIC \s 1 </w:instrText>
      </w:r>
      <w:r w:rsidR="009D680C">
        <w:fldChar w:fldCharType="separate"/>
      </w:r>
      <w:ins w:id="155" w:author="Bernd" w:date="2015-09-18T08:56:00Z">
        <w:r w:rsidR="00984456">
          <w:rPr>
            <w:noProof/>
          </w:rPr>
          <w:t>7</w:t>
        </w:r>
      </w:ins>
      <w:del w:id="156" w:author="Bernd" w:date="2015-09-18T08:56:00Z">
        <w:r w:rsidR="00745A31" w:rsidDel="00984456">
          <w:rPr>
            <w:noProof/>
          </w:rPr>
          <w:delText>5</w:delText>
        </w:r>
      </w:del>
      <w:r w:rsidR="009D680C">
        <w:fldChar w:fldCharType="end"/>
      </w:r>
      <w:r>
        <w:t>: Type Mapping</w:t>
      </w:r>
      <w:bookmarkEnd w:id="153"/>
      <w:bookmarkEnd w:id="154"/>
    </w:p>
    <w:tbl>
      <w:tblPr>
        <w:tblStyle w:val="Tabellengitternetz"/>
        <w:tblW w:w="0" w:type="auto"/>
        <w:tblLook w:val="04A0"/>
      </w:tblPr>
      <w:tblGrid>
        <w:gridCol w:w="1913"/>
        <w:gridCol w:w="3827"/>
        <w:gridCol w:w="3760"/>
      </w:tblGrid>
      <w:tr w:rsidR="000C4B70" w:rsidRPr="0060788A" w:rsidTr="003C5F2E">
        <w:tc>
          <w:tcPr>
            <w:tcW w:w="1913" w:type="dxa"/>
            <w:shd w:val="clear" w:color="auto" w:fill="EEF1A5" w:themeFill="accent2" w:themeFillTint="66"/>
          </w:tcPr>
          <w:p w:rsidR="000C4B70" w:rsidRPr="0060788A" w:rsidRDefault="000C4B70" w:rsidP="00B50A80">
            <w:pPr>
              <w:rPr>
                <w:szCs w:val="24"/>
              </w:rPr>
            </w:pPr>
            <w:r w:rsidRPr="0060788A">
              <w:rPr>
                <w:szCs w:val="24"/>
              </w:rPr>
              <w:t>UML Artifact</w:t>
            </w:r>
          </w:p>
        </w:tc>
        <w:tc>
          <w:tcPr>
            <w:tcW w:w="3827" w:type="dxa"/>
            <w:shd w:val="clear" w:color="auto" w:fill="7BEFFF" w:themeFill="accent1" w:themeFillTint="66"/>
          </w:tcPr>
          <w:p w:rsidR="000C4B70" w:rsidRPr="0060788A" w:rsidRDefault="000C4B70" w:rsidP="00B50A80">
            <w:pPr>
              <w:rPr>
                <w:szCs w:val="24"/>
              </w:rPr>
            </w:pPr>
            <w:r w:rsidRPr="0060788A">
              <w:rPr>
                <w:szCs w:val="24"/>
              </w:rPr>
              <w:t>YANG Artifact</w:t>
            </w:r>
          </w:p>
        </w:tc>
        <w:tc>
          <w:tcPr>
            <w:tcW w:w="3760" w:type="dxa"/>
            <w:shd w:val="clear" w:color="auto" w:fill="D9D9D9" w:themeFill="background1" w:themeFillShade="D9"/>
          </w:tcPr>
          <w:p w:rsidR="000C4B70" w:rsidRPr="0060788A" w:rsidRDefault="000C4B70" w:rsidP="00B50A80">
            <w:pPr>
              <w:rPr>
                <w:szCs w:val="24"/>
              </w:rPr>
            </w:pPr>
            <w:r w:rsidRPr="0060788A">
              <w:rPr>
                <w:szCs w:val="24"/>
              </w:rPr>
              <w:t>Comments</w:t>
            </w:r>
          </w:p>
        </w:tc>
      </w:tr>
      <w:tr w:rsidR="000C4B70" w:rsidRPr="0060788A" w:rsidTr="003C5F2E">
        <w:trPr>
          <w:tblHeader w:val="off"/>
        </w:trPr>
        <w:tc>
          <w:tcPr>
            <w:tcW w:w="1913" w:type="dxa"/>
            <w:shd w:val="clear" w:color="auto" w:fill="F6F8D2" w:themeFill="accent2" w:themeFillTint="33"/>
          </w:tcPr>
          <w:p w:rsidR="000C4B70" w:rsidRPr="0060788A" w:rsidRDefault="000C4B70" w:rsidP="000C4B70">
            <w:pPr>
              <w:rPr>
                <w:szCs w:val="24"/>
              </w:rPr>
            </w:pPr>
            <w:r w:rsidRPr="0060788A">
              <w:rPr>
                <w:szCs w:val="24"/>
              </w:rPr>
              <w:lastRenderedPageBreak/>
              <w:t>Primitive Type</w:t>
            </w:r>
          </w:p>
        </w:tc>
        <w:tc>
          <w:tcPr>
            <w:tcW w:w="3827" w:type="dxa"/>
            <w:shd w:val="clear" w:color="auto" w:fill="BDF7FF" w:themeFill="accent1" w:themeFillTint="33"/>
          </w:tcPr>
          <w:p w:rsidR="000C4B70" w:rsidRPr="0060788A" w:rsidRDefault="00FB6E79" w:rsidP="00FB6E79">
            <w:pPr>
              <w:rPr>
                <w:szCs w:val="24"/>
              </w:rPr>
            </w:pPr>
            <w:r w:rsidRPr="00FB6E79">
              <w:rPr>
                <w:szCs w:val="24"/>
              </w:rPr>
              <w:t>Built-In Type</w:t>
            </w:r>
            <w:r>
              <w:rPr>
                <w:szCs w:val="24"/>
              </w:rPr>
              <w:t xml:space="preserve"> if defined; otherwise </w:t>
            </w:r>
            <w:commentRangeStart w:id="157"/>
            <w:commentRangeStart w:id="158"/>
            <w:r w:rsidR="00B71805" w:rsidRPr="009B41EE">
              <w:rPr>
                <w:szCs w:val="24"/>
                <w:highlight w:val="yellow"/>
              </w:rPr>
              <w:t>??</w:t>
            </w:r>
            <w:commentRangeEnd w:id="157"/>
            <w:r w:rsidR="00E071D4" w:rsidRPr="009B41EE">
              <w:rPr>
                <w:rStyle w:val="Kommentarzeichen"/>
                <w:highlight w:val="yellow"/>
              </w:rPr>
              <w:commentReference w:id="157"/>
            </w:r>
            <w:commentRangeEnd w:id="158"/>
            <w:r w:rsidR="006248C6">
              <w:rPr>
                <w:rStyle w:val="Kommentarzeichen"/>
              </w:rPr>
              <w:commentReference w:id="158"/>
            </w:r>
          </w:p>
        </w:tc>
        <w:tc>
          <w:tcPr>
            <w:tcW w:w="3760" w:type="dxa"/>
          </w:tcPr>
          <w:p w:rsidR="00BB77BD" w:rsidRDefault="00BB77BD" w:rsidP="00B71805">
            <w:pPr>
              <w:rPr>
                <w:szCs w:val="24"/>
              </w:rPr>
            </w:pPr>
            <w:r>
              <w:rPr>
                <w:szCs w:val="24"/>
              </w:rPr>
              <w:t>e.g., Integer, Boolean, String, Real</w:t>
            </w:r>
          </w:p>
          <w:p w:rsidR="000C4B70" w:rsidRPr="0060788A" w:rsidRDefault="00B71805" w:rsidP="00B71805">
            <w:pPr>
              <w:rPr>
                <w:szCs w:val="24"/>
              </w:rPr>
            </w:pPr>
            <w:r w:rsidRPr="009B41EE">
              <w:rPr>
                <w:szCs w:val="24"/>
                <w:highlight w:val="yellow"/>
              </w:rPr>
              <w:t>new built-in type?</w:t>
            </w:r>
          </w:p>
        </w:tc>
      </w:tr>
      <w:tr w:rsidR="000C4B70" w:rsidRPr="0060788A" w:rsidTr="003C5F2E">
        <w:trPr>
          <w:tblHeader w:val="off"/>
        </w:trPr>
        <w:tc>
          <w:tcPr>
            <w:tcW w:w="1913" w:type="dxa"/>
            <w:shd w:val="clear" w:color="auto" w:fill="F6F8D2" w:themeFill="accent2" w:themeFillTint="33"/>
          </w:tcPr>
          <w:p w:rsidR="000C4B70" w:rsidRPr="0060788A" w:rsidRDefault="0060788A" w:rsidP="00B50A80">
            <w:pPr>
              <w:rPr>
                <w:szCs w:val="24"/>
              </w:rPr>
            </w:pPr>
            <w:r w:rsidRPr="0060788A">
              <w:rPr>
                <w:szCs w:val="24"/>
              </w:rPr>
              <w:t>Enumeration</w:t>
            </w:r>
          </w:p>
        </w:tc>
        <w:tc>
          <w:tcPr>
            <w:tcW w:w="3827" w:type="dxa"/>
            <w:shd w:val="clear" w:color="auto" w:fill="BDF7FF" w:themeFill="accent1" w:themeFillTint="33"/>
          </w:tcPr>
          <w:p w:rsidR="000C4B70" w:rsidRPr="0060788A" w:rsidRDefault="0060788A" w:rsidP="002151E3">
            <w:pPr>
              <w:rPr>
                <w:szCs w:val="24"/>
              </w:rPr>
            </w:pPr>
            <w:r w:rsidRPr="0060788A">
              <w:rPr>
                <w:szCs w:val="24"/>
              </w:rPr>
              <w:t>“</w:t>
            </w:r>
            <w:proofErr w:type="spellStart"/>
            <w:r w:rsidRPr="0060788A">
              <w:rPr>
                <w:szCs w:val="24"/>
              </w:rPr>
              <w:t>enum</w:t>
            </w:r>
            <w:proofErr w:type="spellEnd"/>
            <w:r w:rsidRPr="0060788A">
              <w:rPr>
                <w:szCs w:val="24"/>
              </w:rPr>
              <w:t>” statement</w:t>
            </w:r>
          </w:p>
        </w:tc>
        <w:tc>
          <w:tcPr>
            <w:tcW w:w="3760" w:type="dxa"/>
          </w:tcPr>
          <w:p w:rsidR="000C4B70" w:rsidRPr="0060788A" w:rsidRDefault="000C4B70" w:rsidP="00B50A80">
            <w:pPr>
              <w:rPr>
                <w:szCs w:val="24"/>
              </w:rPr>
            </w:pPr>
          </w:p>
        </w:tc>
      </w:tr>
      <w:tr w:rsidR="002151E3" w:rsidRPr="0060788A" w:rsidTr="00A12D5F">
        <w:trPr>
          <w:tblHeader w:val="off"/>
        </w:trPr>
        <w:tc>
          <w:tcPr>
            <w:tcW w:w="1913" w:type="dxa"/>
            <w:shd w:val="clear" w:color="auto" w:fill="F6F8D2" w:themeFill="accent2" w:themeFillTint="33"/>
          </w:tcPr>
          <w:p w:rsidR="002151E3" w:rsidRPr="0060788A" w:rsidRDefault="002151E3" w:rsidP="00A12D5F">
            <w:pPr>
              <w:rPr>
                <w:szCs w:val="24"/>
              </w:rPr>
            </w:pPr>
            <w:r>
              <w:rPr>
                <w:szCs w:val="24"/>
              </w:rPr>
              <w:t xml:space="preserve">Basic </w:t>
            </w:r>
            <w:r w:rsidRPr="0060788A">
              <w:rPr>
                <w:szCs w:val="24"/>
              </w:rPr>
              <w:t>Data Type</w:t>
            </w:r>
          </w:p>
        </w:tc>
        <w:tc>
          <w:tcPr>
            <w:tcW w:w="3827" w:type="dxa"/>
            <w:shd w:val="clear" w:color="auto" w:fill="BDF7FF" w:themeFill="accent1" w:themeFillTint="33"/>
          </w:tcPr>
          <w:p w:rsidR="002151E3" w:rsidRPr="0060788A" w:rsidRDefault="002151E3" w:rsidP="002151E3">
            <w:pPr>
              <w:rPr>
                <w:szCs w:val="24"/>
              </w:rPr>
            </w:pPr>
            <w:r w:rsidRPr="0060788A">
              <w:rPr>
                <w:szCs w:val="24"/>
              </w:rPr>
              <w:t>“</w:t>
            </w:r>
            <w:proofErr w:type="spellStart"/>
            <w:r w:rsidRPr="0060788A">
              <w:rPr>
                <w:szCs w:val="24"/>
              </w:rPr>
              <w:t>typeDef</w:t>
            </w:r>
            <w:proofErr w:type="spellEnd"/>
            <w:r w:rsidRPr="0060788A">
              <w:rPr>
                <w:szCs w:val="24"/>
              </w:rPr>
              <w:t>” statement</w:t>
            </w:r>
          </w:p>
        </w:tc>
        <w:tc>
          <w:tcPr>
            <w:tcW w:w="3760" w:type="dxa"/>
          </w:tcPr>
          <w:p w:rsidR="002151E3" w:rsidRPr="0060788A" w:rsidRDefault="00BB77BD" w:rsidP="00A12D5F">
            <w:pPr>
              <w:rPr>
                <w:szCs w:val="24"/>
              </w:rPr>
            </w:pPr>
            <w:r>
              <w:rPr>
                <w:szCs w:val="24"/>
              </w:rPr>
              <w:t>e.g., MAC address, IP v4 address</w:t>
            </w:r>
          </w:p>
        </w:tc>
      </w:tr>
      <w:tr w:rsidR="0060788A" w:rsidRPr="0060788A" w:rsidTr="003C5F2E">
        <w:trPr>
          <w:tblHeader w:val="off"/>
        </w:trPr>
        <w:tc>
          <w:tcPr>
            <w:tcW w:w="1913" w:type="dxa"/>
            <w:shd w:val="clear" w:color="auto" w:fill="F6F8D2" w:themeFill="accent2" w:themeFillTint="33"/>
          </w:tcPr>
          <w:p w:rsidR="0060788A" w:rsidRPr="0060788A" w:rsidRDefault="002151E3" w:rsidP="00B50A80">
            <w:pPr>
              <w:rPr>
                <w:szCs w:val="24"/>
              </w:rPr>
            </w:pPr>
            <w:r>
              <w:rPr>
                <w:szCs w:val="24"/>
              </w:rPr>
              <w:t xml:space="preserve">Complex </w:t>
            </w:r>
            <w:r w:rsidR="0060788A" w:rsidRPr="0060788A">
              <w:rPr>
                <w:szCs w:val="24"/>
              </w:rPr>
              <w:t>Data Type</w:t>
            </w:r>
          </w:p>
        </w:tc>
        <w:tc>
          <w:tcPr>
            <w:tcW w:w="3827" w:type="dxa"/>
            <w:shd w:val="clear" w:color="auto" w:fill="BDF7FF" w:themeFill="accent1" w:themeFillTint="33"/>
          </w:tcPr>
          <w:p w:rsidR="0060788A" w:rsidRPr="0060788A" w:rsidRDefault="0060788A" w:rsidP="00F8097A">
            <w:pPr>
              <w:rPr>
                <w:szCs w:val="24"/>
              </w:rPr>
            </w:pPr>
            <w:r w:rsidRPr="0060788A">
              <w:rPr>
                <w:szCs w:val="24"/>
              </w:rPr>
              <w:t>“grouping” statement</w:t>
            </w:r>
          </w:p>
        </w:tc>
        <w:tc>
          <w:tcPr>
            <w:tcW w:w="3760" w:type="dxa"/>
          </w:tcPr>
          <w:p w:rsidR="0060788A" w:rsidRPr="0060788A" w:rsidRDefault="00BB77BD" w:rsidP="00BB77BD">
            <w:pPr>
              <w:rPr>
                <w:szCs w:val="24"/>
              </w:rPr>
            </w:pPr>
            <w:r>
              <w:rPr>
                <w:szCs w:val="24"/>
              </w:rPr>
              <w:t>e.g., date and time, object creation data</w:t>
            </w:r>
          </w:p>
        </w:tc>
      </w:tr>
    </w:tbl>
    <w:p w:rsidR="002B7DFC" w:rsidRDefault="002B7DFC" w:rsidP="002B7DFC"/>
    <w:p w:rsidR="002B7DFC" w:rsidRDefault="002B7DFC" w:rsidP="002B7DFC">
      <w:r w:rsidRPr="002B7DFC">
        <w:t>Note:</w:t>
      </w:r>
      <w:r w:rsidRPr="002B7DFC">
        <w:br/>
        <w:t>YANG allows also in-line enumerations which are not possible in UML</w:t>
      </w:r>
    </w:p>
    <w:p w:rsidR="00141475" w:rsidRDefault="00141475" w:rsidP="002B7DFC"/>
    <w:p w:rsidR="00141475" w:rsidRPr="00141475" w:rsidRDefault="009B41EE" w:rsidP="00141475">
      <w:pPr>
        <w:pBdr>
          <w:top w:val="single" w:sz="4" w:space="1" w:color="auto"/>
          <w:left w:val="single" w:sz="4" w:space="4" w:color="auto"/>
          <w:bottom w:val="single" w:sz="4" w:space="1" w:color="auto"/>
          <w:right w:val="single" w:sz="4" w:space="4" w:color="auto"/>
        </w:pBdr>
        <w:shd w:val="clear" w:color="auto" w:fill="F4CCCB" w:themeFill="accent6" w:themeFillTint="33"/>
        <w:rPr>
          <w:sz w:val="20"/>
        </w:rPr>
      </w:pPr>
      <w:r>
        <w:rPr>
          <w:sz w:val="20"/>
        </w:rPr>
        <w:t>Additional i</w:t>
      </w:r>
      <w:r w:rsidR="00141475" w:rsidRPr="00141475">
        <w:rPr>
          <w:sz w:val="20"/>
        </w:rPr>
        <w:t>tems to discuss:</w:t>
      </w:r>
    </w:p>
    <w:p w:rsidR="00141475" w:rsidRPr="00141475" w:rsidRDefault="00141475" w:rsidP="00141475">
      <w:pPr>
        <w:pBdr>
          <w:top w:val="single" w:sz="4" w:space="1" w:color="auto"/>
          <w:left w:val="single" w:sz="4" w:space="4" w:color="auto"/>
          <w:bottom w:val="single" w:sz="4" w:space="1" w:color="auto"/>
          <w:right w:val="single" w:sz="4" w:space="4" w:color="auto"/>
        </w:pBdr>
        <w:shd w:val="clear" w:color="auto" w:fill="F4CCCB" w:themeFill="accent6" w:themeFillTint="33"/>
        <w:ind w:left="142" w:hanging="142"/>
        <w:rPr>
          <w:sz w:val="20"/>
        </w:rPr>
      </w:pPr>
      <w:r w:rsidRPr="00141475">
        <w:rPr>
          <w:sz w:val="20"/>
        </w:rPr>
        <w:t xml:space="preserve">- Leaf and leaf-list can only use </w:t>
      </w:r>
      <w:r>
        <w:rPr>
          <w:sz w:val="20"/>
        </w:rPr>
        <w:t xml:space="preserve">built-in types, </w:t>
      </w:r>
      <w:proofErr w:type="spellStart"/>
      <w:r>
        <w:rPr>
          <w:sz w:val="20"/>
        </w:rPr>
        <w:t>typeDef</w:t>
      </w:r>
      <w:proofErr w:type="spellEnd"/>
      <w:r>
        <w:rPr>
          <w:sz w:val="20"/>
        </w:rPr>
        <w:t xml:space="preserve"> types or enumerations in their type </w:t>
      </w:r>
      <w:proofErr w:type="spellStart"/>
      <w:r>
        <w:rPr>
          <w:sz w:val="20"/>
        </w:rPr>
        <w:t>substatement</w:t>
      </w:r>
      <w:proofErr w:type="spellEnd"/>
      <w:r>
        <w:rPr>
          <w:sz w:val="20"/>
        </w:rPr>
        <w:t>; i.e., not groupings.</w:t>
      </w:r>
      <w:r w:rsidR="00734BB1">
        <w:rPr>
          <w:sz w:val="20"/>
        </w:rPr>
        <w:t xml:space="preserve"> Complex data types with more than one item (e.g., name value pair) can only be defined using groupings. Groupings can only be used by container and list statements.</w:t>
      </w:r>
      <w:r w:rsidR="00734BB1">
        <w:rPr>
          <w:sz w:val="20"/>
        </w:rPr>
        <w:br/>
      </w:r>
      <w:r w:rsidR="00734BB1" w:rsidRPr="00734BB1">
        <w:rPr>
          <w:sz w:val="20"/>
        </w:rPr>
        <w:sym w:font="Wingdings" w:char="F0E0"/>
      </w:r>
      <w:r w:rsidR="00734BB1">
        <w:rPr>
          <w:sz w:val="20"/>
        </w:rPr>
        <w:t xml:space="preserve"> UML attributes mapped to leaf, leaf-list, container, list statements?</w:t>
      </w:r>
    </w:p>
    <w:p w:rsidR="002B7DFC" w:rsidRDefault="002B7DFC" w:rsidP="005752F2"/>
    <w:p w:rsidR="003C5F2E" w:rsidRDefault="003C5F2E" w:rsidP="009B6F01">
      <w:pPr>
        <w:pStyle w:val="berschrift3"/>
      </w:pPr>
      <w:bookmarkStart w:id="159" w:name="_Toc430330722"/>
      <w:r w:rsidRPr="002B7DFC">
        <w:t xml:space="preserve">Mapping of </w:t>
      </w:r>
      <w:r>
        <w:t>Primitive</w:t>
      </w:r>
      <w:r w:rsidRPr="002B7DFC">
        <w:t xml:space="preserve"> Types</w:t>
      </w:r>
      <w:bookmarkEnd w:id="159"/>
    </w:p>
    <w:p w:rsidR="003C5F2E" w:rsidRDefault="003C5F2E" w:rsidP="003C5F2E"/>
    <w:p w:rsidR="006645BA" w:rsidRDefault="006645BA" w:rsidP="009B6F01">
      <w:pPr>
        <w:pStyle w:val="TableCaption"/>
        <w:outlineLvl w:val="0"/>
      </w:pPr>
      <w:bookmarkStart w:id="160" w:name="_Toc421706656"/>
      <w:bookmarkStart w:id="161" w:name="_Toc430330761"/>
      <w:r>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162" w:author="Bernd" w:date="2015-09-18T08:56:00Z">
        <w:r w:rsidR="00984456">
          <w:rPr>
            <w:noProof/>
          </w:rPr>
          <w:t>8</w:t>
        </w:r>
      </w:ins>
      <w:del w:id="163" w:author="Bernd" w:date="2015-09-18T08:56:00Z">
        <w:r w:rsidR="00745A31" w:rsidDel="00984456">
          <w:rPr>
            <w:noProof/>
          </w:rPr>
          <w:delText>6</w:delText>
        </w:r>
      </w:del>
      <w:r w:rsidR="009D680C">
        <w:fldChar w:fldCharType="end"/>
      </w:r>
      <w:r>
        <w:t>: Primitive Type Mapping</w:t>
      </w:r>
      <w:bookmarkEnd w:id="160"/>
      <w:bookmarkEnd w:id="161"/>
    </w:p>
    <w:tbl>
      <w:tblPr>
        <w:tblStyle w:val="Tabellengitternetz"/>
        <w:tblW w:w="0" w:type="auto"/>
        <w:tblLook w:val="04A0"/>
      </w:tblPr>
      <w:tblGrid>
        <w:gridCol w:w="1913"/>
        <w:gridCol w:w="3827"/>
        <w:gridCol w:w="3760"/>
      </w:tblGrid>
      <w:tr w:rsidR="003C5F2E" w:rsidRPr="0060788A" w:rsidTr="00B9286F">
        <w:tc>
          <w:tcPr>
            <w:tcW w:w="9500" w:type="dxa"/>
            <w:gridSpan w:val="3"/>
            <w:shd w:val="clear" w:color="auto" w:fill="BAE3A7" w:themeFill="accent5" w:themeFillTint="66"/>
          </w:tcPr>
          <w:p w:rsidR="003C5F2E" w:rsidRPr="0060788A" w:rsidRDefault="003C5F2E" w:rsidP="00B9286F">
            <w:pPr>
              <w:jc w:val="center"/>
              <w:rPr>
                <w:szCs w:val="24"/>
              </w:rPr>
            </w:pPr>
            <w:r w:rsidRPr="0060788A">
              <w:rPr>
                <w:szCs w:val="24"/>
              </w:rPr>
              <w:t xml:space="preserve">Primitive Type </w:t>
            </w:r>
            <w:r w:rsidRPr="0060788A">
              <w:rPr>
                <w:szCs w:val="24"/>
              </w:rPr>
              <w:sym w:font="Wingdings" w:char="F0E0"/>
            </w:r>
            <w:r w:rsidRPr="0060788A">
              <w:rPr>
                <w:szCs w:val="24"/>
              </w:rPr>
              <w:t xml:space="preserve"> </w:t>
            </w:r>
            <w:r w:rsidR="002C4DDA" w:rsidRPr="00AC03C5">
              <w:rPr>
                <w:szCs w:val="24"/>
                <w:highlight w:val="yellow"/>
              </w:rPr>
              <w:t>new built-in type?</w:t>
            </w:r>
          </w:p>
        </w:tc>
      </w:tr>
      <w:tr w:rsidR="003C5F2E" w:rsidRPr="0060788A" w:rsidTr="00B9286F">
        <w:tc>
          <w:tcPr>
            <w:tcW w:w="1913" w:type="dxa"/>
            <w:shd w:val="clear" w:color="auto" w:fill="EEF1A5" w:themeFill="accent2" w:themeFillTint="66"/>
          </w:tcPr>
          <w:p w:rsidR="003C5F2E" w:rsidRPr="0060788A" w:rsidRDefault="003C5F2E" w:rsidP="00B9286F">
            <w:pPr>
              <w:rPr>
                <w:szCs w:val="24"/>
              </w:rPr>
            </w:pPr>
            <w:r w:rsidRPr="0060788A">
              <w:rPr>
                <w:szCs w:val="24"/>
              </w:rPr>
              <w:t>UML Artifact</w:t>
            </w:r>
          </w:p>
        </w:tc>
        <w:tc>
          <w:tcPr>
            <w:tcW w:w="3827" w:type="dxa"/>
            <w:shd w:val="clear" w:color="auto" w:fill="7BEFFF" w:themeFill="accent1" w:themeFillTint="66"/>
          </w:tcPr>
          <w:p w:rsidR="003C5F2E" w:rsidRPr="0060788A" w:rsidRDefault="003C5F2E" w:rsidP="00B9286F">
            <w:pPr>
              <w:rPr>
                <w:szCs w:val="24"/>
              </w:rPr>
            </w:pPr>
            <w:r w:rsidRPr="0060788A">
              <w:rPr>
                <w:szCs w:val="24"/>
              </w:rPr>
              <w:t>YANG Artifact</w:t>
            </w:r>
          </w:p>
        </w:tc>
        <w:tc>
          <w:tcPr>
            <w:tcW w:w="3760" w:type="dxa"/>
            <w:shd w:val="clear" w:color="auto" w:fill="D9D9D9" w:themeFill="background1" w:themeFillShade="D9"/>
          </w:tcPr>
          <w:p w:rsidR="003C5F2E" w:rsidRPr="0060788A" w:rsidRDefault="003C5F2E" w:rsidP="00B9286F">
            <w:pPr>
              <w:rPr>
                <w:szCs w:val="24"/>
              </w:rPr>
            </w:pPr>
            <w:r w:rsidRPr="0060788A">
              <w:rPr>
                <w:szCs w:val="24"/>
              </w:rPr>
              <w:t>Comments</w:t>
            </w:r>
          </w:p>
        </w:tc>
      </w:tr>
      <w:tr w:rsidR="00C220DE" w:rsidRPr="0060788A" w:rsidTr="00B9286F">
        <w:trPr>
          <w:tblHeader w:val="off"/>
        </w:trPr>
        <w:tc>
          <w:tcPr>
            <w:tcW w:w="1913" w:type="dxa"/>
            <w:shd w:val="clear" w:color="auto" w:fill="F6F8D2" w:themeFill="accent2" w:themeFillTint="33"/>
          </w:tcPr>
          <w:p w:rsidR="00C220DE" w:rsidRPr="0060788A" w:rsidRDefault="00C220DE" w:rsidP="00B9286F">
            <w:pPr>
              <w:rPr>
                <w:szCs w:val="24"/>
              </w:rPr>
            </w:pPr>
            <w:r w:rsidRPr="00986FE9">
              <w:rPr>
                <w:szCs w:val="24"/>
                <w:lang w:val="fr-FR"/>
              </w:rPr>
              <w:t>documentation</w:t>
            </w:r>
          </w:p>
        </w:tc>
        <w:tc>
          <w:tcPr>
            <w:tcW w:w="3827" w:type="dxa"/>
            <w:shd w:val="clear" w:color="auto" w:fill="BDF7FF" w:themeFill="accent1" w:themeFillTint="33"/>
          </w:tcPr>
          <w:p w:rsidR="00C220DE" w:rsidRPr="0060788A" w:rsidRDefault="00C220DE" w:rsidP="00745A31">
            <w:pPr>
              <w:rPr>
                <w:szCs w:val="24"/>
              </w:rPr>
            </w:pPr>
            <w:commentRangeStart w:id="164"/>
            <w:commentRangeStart w:id="165"/>
            <w:r w:rsidRPr="00AC03C5">
              <w:rPr>
                <w:szCs w:val="24"/>
              </w:rPr>
              <w:t>??</w:t>
            </w:r>
            <w:commentRangeEnd w:id="164"/>
            <w:r w:rsidRPr="00AC03C5">
              <w:rPr>
                <w:rStyle w:val="Kommentarzeichen"/>
              </w:rPr>
              <w:commentReference w:id="164"/>
            </w:r>
            <w:commentRangeEnd w:id="165"/>
            <w:r>
              <w:rPr>
                <w:rStyle w:val="Kommentarzeichen"/>
              </w:rPr>
              <w:commentReference w:id="165"/>
            </w:r>
          </w:p>
        </w:tc>
        <w:tc>
          <w:tcPr>
            <w:tcW w:w="3760" w:type="dxa"/>
          </w:tcPr>
          <w:p w:rsidR="00C220DE" w:rsidRPr="0060788A" w:rsidRDefault="00C220DE" w:rsidP="00B9286F">
            <w:pPr>
              <w:rPr>
                <w:szCs w:val="24"/>
              </w:rPr>
            </w:pPr>
          </w:p>
        </w:tc>
      </w:tr>
    </w:tbl>
    <w:p w:rsidR="003C5F2E" w:rsidRDefault="003C5F2E" w:rsidP="003C5F2E"/>
    <w:p w:rsidR="003C5F2E" w:rsidRDefault="003C5F2E" w:rsidP="009B6F01">
      <w:pPr>
        <w:pStyle w:val="berschrift3"/>
      </w:pPr>
      <w:bookmarkStart w:id="166" w:name="_Toc430330723"/>
      <w:r w:rsidRPr="002B7DFC">
        <w:t xml:space="preserve">Mapping of </w:t>
      </w:r>
      <w:r>
        <w:t>Enumeration</w:t>
      </w:r>
      <w:r w:rsidRPr="002B7DFC">
        <w:t xml:space="preserve"> Types</w:t>
      </w:r>
      <w:bookmarkEnd w:id="166"/>
    </w:p>
    <w:p w:rsidR="003C5F2E" w:rsidRDefault="003C5F2E" w:rsidP="003C5F2E"/>
    <w:p w:rsidR="003C5F2E" w:rsidRDefault="003C5F2E" w:rsidP="003C5F2E">
      <w:pPr>
        <w:pStyle w:val="TableCaption"/>
      </w:pPr>
      <w:bookmarkStart w:id="167" w:name="_Toc420597471"/>
      <w:bookmarkStart w:id="168" w:name="_Toc430330762"/>
      <w:r>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169" w:author="Bernd" w:date="2015-09-18T08:56:00Z">
        <w:r w:rsidR="00984456">
          <w:rPr>
            <w:noProof/>
          </w:rPr>
          <w:t>9</w:t>
        </w:r>
      </w:ins>
      <w:del w:id="170" w:author="Bernd" w:date="2015-09-18T08:55:00Z">
        <w:r w:rsidR="00745A31" w:rsidDel="00984456">
          <w:rPr>
            <w:noProof/>
          </w:rPr>
          <w:delText>7</w:delText>
        </w:r>
      </w:del>
      <w:r w:rsidR="009D680C">
        <w:fldChar w:fldCharType="end"/>
      </w:r>
      <w:r>
        <w:t xml:space="preserve">: </w:t>
      </w:r>
      <w:r w:rsidR="00443935">
        <w:t>Enumeration</w:t>
      </w:r>
      <w:r>
        <w:t xml:space="preserve"> Type Mapping</w:t>
      </w:r>
      <w:bookmarkEnd w:id="167"/>
      <w:ins w:id="171" w:author="Bernd" w:date="2015-09-18T08:55:00Z">
        <w:r w:rsidR="00984456">
          <w:br/>
          <w:t>(Mappings required by currently used UML artifacts)</w:t>
        </w:r>
      </w:ins>
      <w:bookmarkEnd w:id="168"/>
    </w:p>
    <w:tbl>
      <w:tblPr>
        <w:tblStyle w:val="Tabellengitternetz"/>
        <w:tblW w:w="0" w:type="auto"/>
        <w:tblLook w:val="04A0"/>
      </w:tblPr>
      <w:tblGrid>
        <w:gridCol w:w="1913"/>
        <w:gridCol w:w="3827"/>
        <w:gridCol w:w="3760"/>
      </w:tblGrid>
      <w:tr w:rsidR="003C5F2E" w:rsidRPr="0060788A" w:rsidTr="00666EEF">
        <w:tc>
          <w:tcPr>
            <w:tcW w:w="9500" w:type="dxa"/>
            <w:gridSpan w:val="3"/>
            <w:shd w:val="clear" w:color="auto" w:fill="BAE3A7" w:themeFill="accent5" w:themeFillTint="66"/>
          </w:tcPr>
          <w:p w:rsidR="003C5F2E" w:rsidRPr="0060788A" w:rsidRDefault="003C5F2E" w:rsidP="00BE6E07">
            <w:pPr>
              <w:jc w:val="center"/>
              <w:rPr>
                <w:szCs w:val="24"/>
              </w:rPr>
            </w:pPr>
            <w:r>
              <w:rPr>
                <w:szCs w:val="24"/>
              </w:rPr>
              <w:t>Enumeration</w:t>
            </w:r>
            <w:r w:rsidRPr="0060788A">
              <w:rPr>
                <w:szCs w:val="24"/>
              </w:rPr>
              <w:t xml:space="preserve"> Type </w:t>
            </w:r>
            <w:r w:rsidRPr="0060788A">
              <w:rPr>
                <w:szCs w:val="24"/>
              </w:rPr>
              <w:sym w:font="Wingdings" w:char="F0E0"/>
            </w:r>
            <w:r w:rsidRPr="0060788A">
              <w:rPr>
                <w:szCs w:val="24"/>
              </w:rPr>
              <w:t xml:space="preserve"> </w:t>
            </w:r>
            <w:r w:rsidRPr="003C5F2E">
              <w:rPr>
                <w:szCs w:val="24"/>
              </w:rPr>
              <w:t>“</w:t>
            </w:r>
            <w:proofErr w:type="spellStart"/>
            <w:r w:rsidR="00BE6E07">
              <w:rPr>
                <w:szCs w:val="24"/>
              </w:rPr>
              <w:t>enum</w:t>
            </w:r>
            <w:proofErr w:type="spellEnd"/>
            <w:r w:rsidRPr="003C5F2E">
              <w:rPr>
                <w:szCs w:val="24"/>
              </w:rPr>
              <w:t>” statement</w:t>
            </w:r>
            <w:ins w:id="172" w:author="Bernd" w:date="2015-09-09T02:32:00Z">
              <w:r w:rsidR="00993755">
                <w:rPr>
                  <w:szCs w:val="24"/>
                </w:rPr>
                <w:br/>
              </w:r>
              <w:proofErr w:type="spellStart"/>
              <w:r w:rsidR="00993755" w:rsidRPr="00993755">
                <w:rPr>
                  <w:szCs w:val="24"/>
                  <w:highlight w:val="yellow"/>
                </w:rPr>
                <w:t>typedef</w:t>
              </w:r>
              <w:proofErr w:type="spellEnd"/>
              <w:r w:rsidR="00993755">
                <w:rPr>
                  <w:szCs w:val="24"/>
                  <w:highlight w:val="yellow"/>
                </w:rPr>
                <w:t xml:space="preserve"> for reusable enumerations</w:t>
              </w:r>
              <w:r w:rsidR="00993755" w:rsidRPr="00993755">
                <w:rPr>
                  <w:szCs w:val="24"/>
                  <w:highlight w:val="yellow"/>
                </w:rPr>
                <w:t>?</w:t>
              </w:r>
            </w:ins>
            <w:ins w:id="173" w:author="Bernd" w:date="2015-09-09T02:33:00Z">
              <w:r w:rsidR="00993755">
                <w:rPr>
                  <w:szCs w:val="24"/>
                </w:rPr>
                <w:br/>
              </w:r>
              <w:r w:rsidR="00993755" w:rsidRPr="00993755">
                <w:rPr>
                  <w:szCs w:val="24"/>
                  <w:highlight w:val="yellow"/>
                </w:rPr>
                <w:t>identity statement?</w:t>
              </w:r>
            </w:ins>
          </w:p>
        </w:tc>
      </w:tr>
      <w:tr w:rsidR="003C5F2E" w:rsidRPr="0060788A" w:rsidTr="00666EEF">
        <w:tc>
          <w:tcPr>
            <w:tcW w:w="1913" w:type="dxa"/>
            <w:shd w:val="clear" w:color="auto" w:fill="EEF1A5" w:themeFill="accent2" w:themeFillTint="66"/>
          </w:tcPr>
          <w:p w:rsidR="003C5F2E" w:rsidRPr="0060788A" w:rsidRDefault="003C5F2E" w:rsidP="00B9286F">
            <w:pPr>
              <w:rPr>
                <w:szCs w:val="24"/>
              </w:rPr>
            </w:pPr>
            <w:r w:rsidRPr="0060788A">
              <w:rPr>
                <w:szCs w:val="24"/>
              </w:rPr>
              <w:t>UML Artifact</w:t>
            </w:r>
          </w:p>
        </w:tc>
        <w:tc>
          <w:tcPr>
            <w:tcW w:w="3827" w:type="dxa"/>
            <w:shd w:val="clear" w:color="auto" w:fill="7BEFFF" w:themeFill="accent1" w:themeFillTint="66"/>
          </w:tcPr>
          <w:p w:rsidR="003C5F2E" w:rsidRPr="0060788A" w:rsidRDefault="003C5F2E" w:rsidP="00B9286F">
            <w:pPr>
              <w:rPr>
                <w:szCs w:val="24"/>
              </w:rPr>
            </w:pPr>
            <w:r w:rsidRPr="0060788A">
              <w:rPr>
                <w:szCs w:val="24"/>
              </w:rPr>
              <w:t>YANG Artifact</w:t>
            </w:r>
          </w:p>
        </w:tc>
        <w:tc>
          <w:tcPr>
            <w:tcW w:w="3760" w:type="dxa"/>
            <w:shd w:val="clear" w:color="auto" w:fill="D9D9D9" w:themeFill="background1" w:themeFillShade="D9"/>
          </w:tcPr>
          <w:p w:rsidR="003C5F2E" w:rsidRPr="0060788A" w:rsidRDefault="003C5F2E" w:rsidP="00B9286F">
            <w:pPr>
              <w:rPr>
                <w:szCs w:val="24"/>
              </w:rPr>
            </w:pPr>
            <w:r w:rsidRPr="0060788A">
              <w:rPr>
                <w:szCs w:val="24"/>
              </w:rPr>
              <w:t>Comments</w:t>
            </w:r>
          </w:p>
        </w:tc>
      </w:tr>
      <w:tr w:rsidR="002C4DDA" w:rsidRPr="0060788A" w:rsidTr="00666EEF">
        <w:trPr>
          <w:tblHeader w:val="off"/>
        </w:trPr>
        <w:tc>
          <w:tcPr>
            <w:tcW w:w="1913" w:type="dxa"/>
            <w:shd w:val="clear" w:color="auto" w:fill="F6F8D2" w:themeFill="accent2" w:themeFillTint="33"/>
          </w:tcPr>
          <w:p w:rsidR="002C4DDA" w:rsidRPr="0060788A" w:rsidRDefault="002C4DDA" w:rsidP="00B9286F">
            <w:pPr>
              <w:rPr>
                <w:szCs w:val="24"/>
              </w:rPr>
            </w:pPr>
            <w:r w:rsidRPr="00986FE9">
              <w:rPr>
                <w:szCs w:val="24"/>
                <w:lang w:val="fr-FR"/>
              </w:rPr>
              <w:t>documentation</w:t>
            </w:r>
          </w:p>
        </w:tc>
        <w:tc>
          <w:tcPr>
            <w:tcW w:w="3827" w:type="dxa"/>
            <w:shd w:val="clear" w:color="auto" w:fill="BDF7FF" w:themeFill="accent1" w:themeFillTint="33"/>
          </w:tcPr>
          <w:p w:rsidR="002C4DDA" w:rsidRPr="0060788A" w:rsidRDefault="002C4DDA" w:rsidP="00B9286F">
            <w:pPr>
              <w:rPr>
                <w:szCs w:val="24"/>
              </w:rPr>
            </w:pPr>
            <w:r w:rsidRPr="00986FE9">
              <w:rPr>
                <w:szCs w:val="24"/>
                <w:lang w:val="fr-FR"/>
              </w:rPr>
              <w:t xml:space="preserve">“description” </w:t>
            </w:r>
            <w:proofErr w:type="spellStart"/>
            <w:r w:rsidRPr="00986FE9">
              <w:rPr>
                <w:szCs w:val="24"/>
                <w:lang w:val="fr-FR"/>
              </w:rPr>
              <w:t>substatement</w:t>
            </w:r>
            <w:proofErr w:type="spellEnd"/>
          </w:p>
        </w:tc>
        <w:tc>
          <w:tcPr>
            <w:tcW w:w="3760" w:type="dxa"/>
          </w:tcPr>
          <w:p w:rsidR="002C4DDA" w:rsidRPr="0060788A" w:rsidRDefault="002C4DDA" w:rsidP="00B9286F">
            <w:pPr>
              <w:rPr>
                <w:szCs w:val="24"/>
              </w:rPr>
            </w:pPr>
          </w:p>
        </w:tc>
      </w:tr>
      <w:tr w:rsidR="006F6736" w:rsidRPr="00B9286F" w:rsidTr="00666EEF">
        <w:trPr>
          <w:tblHeader w:val="off"/>
        </w:trPr>
        <w:tc>
          <w:tcPr>
            <w:tcW w:w="1913" w:type="dxa"/>
            <w:shd w:val="clear" w:color="auto" w:fill="F6F8D2" w:themeFill="accent2" w:themeFillTint="33"/>
          </w:tcPr>
          <w:p w:rsidR="006F6736" w:rsidRPr="00B9286F" w:rsidRDefault="006F6736" w:rsidP="00A12D5F">
            <w:pPr>
              <w:rPr>
                <w:szCs w:val="24"/>
              </w:rPr>
            </w:pPr>
            <w:r>
              <w:rPr>
                <w:szCs w:val="24"/>
              </w:rPr>
              <w:t>literal name</w:t>
            </w:r>
          </w:p>
        </w:tc>
        <w:tc>
          <w:tcPr>
            <w:tcW w:w="3827" w:type="dxa"/>
            <w:shd w:val="clear" w:color="auto" w:fill="BDF7FF" w:themeFill="accent1" w:themeFillTint="33"/>
          </w:tcPr>
          <w:p w:rsidR="006F6736" w:rsidRPr="00B9286F" w:rsidRDefault="000F62B1" w:rsidP="000F62B1">
            <w:pPr>
              <w:rPr>
                <w:szCs w:val="24"/>
              </w:rPr>
            </w:pPr>
            <w:proofErr w:type="spellStart"/>
            <w:r>
              <w:rPr>
                <w:szCs w:val="24"/>
              </w:rPr>
              <w:t>enum</w:t>
            </w:r>
            <w:proofErr w:type="spellEnd"/>
            <w:r>
              <w:rPr>
                <w:szCs w:val="24"/>
              </w:rPr>
              <w:t xml:space="preserve"> name</w:t>
            </w:r>
          </w:p>
        </w:tc>
        <w:tc>
          <w:tcPr>
            <w:tcW w:w="3760" w:type="dxa"/>
          </w:tcPr>
          <w:p w:rsidR="006F6736" w:rsidRPr="00B9286F" w:rsidRDefault="006F6736" w:rsidP="00A12D5F">
            <w:pPr>
              <w:rPr>
                <w:szCs w:val="24"/>
              </w:rPr>
            </w:pPr>
          </w:p>
        </w:tc>
      </w:tr>
      <w:tr w:rsidR="000F62B1" w:rsidRPr="00B9286F" w:rsidTr="006248C6">
        <w:trPr>
          <w:tblHeader w:val="off"/>
        </w:trPr>
        <w:tc>
          <w:tcPr>
            <w:tcW w:w="1913" w:type="dxa"/>
            <w:shd w:val="clear" w:color="auto" w:fill="F6F8D2" w:themeFill="accent2" w:themeFillTint="33"/>
          </w:tcPr>
          <w:p w:rsidR="000F62B1" w:rsidRPr="00B9286F" w:rsidRDefault="000F62B1" w:rsidP="000F62B1">
            <w:pPr>
              <w:rPr>
                <w:szCs w:val="24"/>
              </w:rPr>
            </w:pPr>
            <w:r>
              <w:rPr>
                <w:szCs w:val="24"/>
              </w:rPr>
              <w:lastRenderedPageBreak/>
              <w:t>literal integer</w:t>
            </w:r>
          </w:p>
        </w:tc>
        <w:tc>
          <w:tcPr>
            <w:tcW w:w="3827" w:type="dxa"/>
            <w:shd w:val="clear" w:color="auto" w:fill="BDF7FF" w:themeFill="accent1" w:themeFillTint="33"/>
          </w:tcPr>
          <w:p w:rsidR="000F62B1" w:rsidRPr="00B9286F" w:rsidRDefault="000F62B1" w:rsidP="006248C6">
            <w:pPr>
              <w:rPr>
                <w:szCs w:val="24"/>
              </w:rPr>
            </w:pPr>
            <w:r w:rsidRPr="00C27849">
              <w:rPr>
                <w:szCs w:val="24"/>
              </w:rPr>
              <w:t>“</w:t>
            </w:r>
            <w:r>
              <w:rPr>
                <w:szCs w:val="24"/>
              </w:rPr>
              <w:t>value</w:t>
            </w:r>
            <w:r w:rsidRPr="00C27849">
              <w:rPr>
                <w:szCs w:val="24"/>
              </w:rPr>
              <w:t xml:space="preserve">” </w:t>
            </w:r>
            <w:proofErr w:type="spellStart"/>
            <w:r w:rsidRPr="00C27849">
              <w:rPr>
                <w:szCs w:val="24"/>
              </w:rPr>
              <w:t>substatement</w:t>
            </w:r>
            <w:proofErr w:type="spellEnd"/>
          </w:p>
        </w:tc>
        <w:tc>
          <w:tcPr>
            <w:tcW w:w="3760" w:type="dxa"/>
          </w:tcPr>
          <w:p w:rsidR="000F62B1" w:rsidRPr="00B9286F" w:rsidRDefault="000F62B1" w:rsidP="006248C6">
            <w:pPr>
              <w:rPr>
                <w:szCs w:val="24"/>
              </w:rPr>
            </w:pPr>
          </w:p>
        </w:tc>
      </w:tr>
      <w:tr w:rsidR="00B9286F" w:rsidRPr="00B9286F" w:rsidTr="00666EEF">
        <w:trPr>
          <w:tblHeader w:val="off"/>
        </w:trPr>
        <w:tc>
          <w:tcPr>
            <w:tcW w:w="1913" w:type="dxa"/>
            <w:shd w:val="clear" w:color="auto" w:fill="F6F8D2" w:themeFill="accent2" w:themeFillTint="33"/>
          </w:tcPr>
          <w:p w:rsidR="00B9286F" w:rsidRPr="00B9286F" w:rsidRDefault="00B9286F" w:rsidP="00B9286F">
            <w:pPr>
              <w:rPr>
                <w:szCs w:val="24"/>
              </w:rPr>
            </w:pPr>
            <w:r w:rsidRPr="00224E69">
              <w:rPr>
                <w:szCs w:val="24"/>
                <w:highlight w:val="yellow"/>
              </w:rPr>
              <w:t>hyperlink?</w:t>
            </w:r>
          </w:p>
        </w:tc>
        <w:tc>
          <w:tcPr>
            <w:tcW w:w="3827" w:type="dxa"/>
            <w:shd w:val="clear" w:color="auto" w:fill="BDF7FF" w:themeFill="accent1" w:themeFillTint="33"/>
          </w:tcPr>
          <w:p w:rsidR="00B9286F" w:rsidRPr="00B9286F" w:rsidRDefault="00B9286F" w:rsidP="00B9286F">
            <w:pPr>
              <w:rPr>
                <w:szCs w:val="24"/>
              </w:rPr>
            </w:pPr>
            <w:r w:rsidRPr="00C27849">
              <w:rPr>
                <w:szCs w:val="24"/>
              </w:rPr>
              <w:t>“</w:t>
            </w:r>
            <w:r>
              <w:rPr>
                <w:szCs w:val="24"/>
              </w:rPr>
              <w:t>reference</w:t>
            </w:r>
            <w:r w:rsidRPr="00C27849">
              <w:rPr>
                <w:szCs w:val="24"/>
              </w:rPr>
              <w:t xml:space="preserve">” </w:t>
            </w:r>
            <w:proofErr w:type="spellStart"/>
            <w:r w:rsidRPr="00C27849">
              <w:rPr>
                <w:szCs w:val="24"/>
              </w:rPr>
              <w:t>substatement</w:t>
            </w:r>
            <w:proofErr w:type="spellEnd"/>
          </w:p>
        </w:tc>
        <w:tc>
          <w:tcPr>
            <w:tcW w:w="3760" w:type="dxa"/>
          </w:tcPr>
          <w:p w:rsidR="00B9286F" w:rsidRPr="00B9286F" w:rsidRDefault="00B9286F" w:rsidP="00B9286F">
            <w:pPr>
              <w:rPr>
                <w:szCs w:val="24"/>
              </w:rPr>
            </w:pPr>
            <w:r>
              <w:rPr>
                <w:szCs w:val="24"/>
              </w:rPr>
              <w:t>Papyrus doesn’t support hyperlinks</w:t>
            </w:r>
          </w:p>
        </w:tc>
      </w:tr>
      <w:tr w:rsidR="00B9286F" w:rsidRPr="00B9286F" w:rsidTr="00666EEF">
        <w:trPr>
          <w:tblHeader w:val="off"/>
        </w:trPr>
        <w:tc>
          <w:tcPr>
            <w:tcW w:w="1913" w:type="dxa"/>
            <w:shd w:val="clear" w:color="auto" w:fill="F6F8D2" w:themeFill="accent2" w:themeFillTint="33"/>
          </w:tcPr>
          <w:p w:rsidR="00B9286F" w:rsidRPr="00B9286F" w:rsidRDefault="00B9286F" w:rsidP="00B9286F">
            <w:pPr>
              <w:rPr>
                <w:szCs w:val="24"/>
              </w:rPr>
            </w:pPr>
            <w:r>
              <w:rPr>
                <w:szCs w:val="24"/>
              </w:rPr>
              <w:t>lifecycle stereotypes</w:t>
            </w:r>
          </w:p>
        </w:tc>
        <w:tc>
          <w:tcPr>
            <w:tcW w:w="3827" w:type="dxa"/>
            <w:shd w:val="clear" w:color="auto" w:fill="BDF7FF" w:themeFill="accent1" w:themeFillTint="33"/>
          </w:tcPr>
          <w:p w:rsidR="00B9286F" w:rsidRPr="00B9286F" w:rsidRDefault="00B9286F" w:rsidP="00B9286F">
            <w:pPr>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p>
        </w:tc>
        <w:tc>
          <w:tcPr>
            <w:tcW w:w="3760" w:type="dxa"/>
          </w:tcPr>
          <w:p w:rsidR="00B9286F" w:rsidRPr="00B9286F" w:rsidRDefault="00B9286F" w:rsidP="00B9286F">
            <w:pPr>
              <w:rPr>
                <w:szCs w:val="24"/>
              </w:rPr>
            </w:pPr>
            <w:r w:rsidRPr="00205C12">
              <w:rPr>
                <w:szCs w:val="24"/>
              </w:rPr>
              <w:t>"current", "deprecated", "obsolete"</w:t>
            </w:r>
            <w:r>
              <w:rPr>
                <w:szCs w:val="24"/>
              </w:rPr>
              <w:t>, default = current</w:t>
            </w:r>
          </w:p>
        </w:tc>
      </w:tr>
    </w:tbl>
    <w:p w:rsidR="00984456" w:rsidRDefault="00984456">
      <w:pPr>
        <w:rPr>
          <w:ins w:id="174" w:author="Bernd" w:date="2015-09-18T08:55:00Z"/>
        </w:rPr>
      </w:pPr>
    </w:p>
    <w:p w:rsidR="00984456" w:rsidRDefault="00984456" w:rsidP="00984456">
      <w:pPr>
        <w:pStyle w:val="TableCaption"/>
        <w:rPr>
          <w:ins w:id="175" w:author="Bernd" w:date="2015-09-18T08:55:00Z"/>
        </w:rPr>
      </w:pPr>
      <w:bookmarkStart w:id="176" w:name="_Toc430178797"/>
      <w:bookmarkStart w:id="177" w:name="_Toc430330763"/>
      <w:ins w:id="178" w:author="Bernd" w:date="2015-09-18T08:55:00Z">
        <w:r>
          <w:t xml:space="preserve">Table </w:t>
        </w:r>
        <w:r w:rsidR="009D680C">
          <w:fldChar w:fldCharType="begin"/>
        </w:r>
        <w:r>
          <w:instrText xml:space="preserve"> STYLEREF 1 \s </w:instrText>
        </w:r>
        <w:r w:rsidR="009D680C">
          <w:fldChar w:fldCharType="separate"/>
        </w:r>
      </w:ins>
      <w:r>
        <w:rPr>
          <w:noProof/>
        </w:rPr>
        <w:t>4</w:t>
      </w:r>
      <w:ins w:id="179" w:author="Bernd" w:date="2015-09-18T08:55:00Z">
        <w:r w:rsidR="009D680C">
          <w:fldChar w:fldCharType="end"/>
        </w:r>
        <w:r>
          <w:t>.</w:t>
        </w:r>
        <w:r w:rsidR="009D680C">
          <w:fldChar w:fldCharType="begin"/>
        </w:r>
        <w:r>
          <w:instrText xml:space="preserve"> SEQ Table \* ARABIC \s 1 </w:instrText>
        </w:r>
        <w:r w:rsidR="009D680C">
          <w:fldChar w:fldCharType="separate"/>
        </w:r>
      </w:ins>
      <w:ins w:id="180" w:author="Bernd" w:date="2015-09-18T08:56:00Z">
        <w:r>
          <w:rPr>
            <w:noProof/>
          </w:rPr>
          <w:t>10</w:t>
        </w:r>
      </w:ins>
      <w:ins w:id="181" w:author="Bernd" w:date="2015-09-18T08:55:00Z">
        <w:r w:rsidR="009D680C">
          <w:fldChar w:fldCharType="end"/>
        </w:r>
        <w:r>
          <w:t>: Enumeration Type Mapping</w:t>
        </w:r>
        <w:r>
          <w:br/>
          <w:t xml:space="preserve">(Mappings for remaining YANG </w:t>
        </w:r>
        <w:proofErr w:type="spellStart"/>
        <w:r>
          <w:t>substatements</w:t>
        </w:r>
        <w:proofErr w:type="spellEnd"/>
        <w:r>
          <w:t>)</w:t>
        </w:r>
        <w:bookmarkEnd w:id="176"/>
        <w:bookmarkEnd w:id="177"/>
      </w:ins>
    </w:p>
    <w:tbl>
      <w:tblPr>
        <w:tblStyle w:val="Tabellengitternetz"/>
        <w:tblW w:w="0" w:type="auto"/>
        <w:tblLook w:val="04A0"/>
      </w:tblPr>
      <w:tblGrid>
        <w:gridCol w:w="1913"/>
        <w:gridCol w:w="3827"/>
        <w:gridCol w:w="3760"/>
      </w:tblGrid>
      <w:tr w:rsidR="00984456" w:rsidRPr="0060788A" w:rsidTr="00C3305A">
        <w:trPr>
          <w:ins w:id="182" w:author="Bernd" w:date="2015-09-18T08:55:00Z"/>
        </w:trPr>
        <w:tc>
          <w:tcPr>
            <w:tcW w:w="9500" w:type="dxa"/>
            <w:gridSpan w:val="3"/>
            <w:shd w:val="clear" w:color="auto" w:fill="BAE3A7" w:themeFill="accent5" w:themeFillTint="66"/>
          </w:tcPr>
          <w:p w:rsidR="00984456" w:rsidRPr="0060788A" w:rsidRDefault="00984456" w:rsidP="00C3305A">
            <w:pPr>
              <w:jc w:val="center"/>
              <w:rPr>
                <w:ins w:id="183" w:author="Bernd" w:date="2015-09-18T08:55:00Z"/>
                <w:szCs w:val="24"/>
              </w:rPr>
            </w:pPr>
            <w:ins w:id="184" w:author="Bernd" w:date="2015-09-18T08:55:00Z">
              <w:r>
                <w:rPr>
                  <w:szCs w:val="24"/>
                </w:rPr>
                <w:t>Enumeration</w:t>
              </w:r>
              <w:r w:rsidRPr="0060788A">
                <w:rPr>
                  <w:szCs w:val="24"/>
                </w:rPr>
                <w:t xml:space="preserve"> Type </w:t>
              </w:r>
              <w:r w:rsidRPr="0060788A">
                <w:rPr>
                  <w:szCs w:val="24"/>
                </w:rPr>
                <w:sym w:font="Wingdings" w:char="F0E0"/>
              </w:r>
              <w:r w:rsidRPr="0060788A">
                <w:rPr>
                  <w:szCs w:val="24"/>
                </w:rPr>
                <w:t xml:space="preserve"> </w:t>
              </w:r>
              <w:r w:rsidRPr="003C5F2E">
                <w:rPr>
                  <w:szCs w:val="24"/>
                </w:rPr>
                <w:t>“</w:t>
              </w:r>
              <w:proofErr w:type="spellStart"/>
              <w:r>
                <w:rPr>
                  <w:szCs w:val="24"/>
                </w:rPr>
                <w:t>enum</w:t>
              </w:r>
              <w:proofErr w:type="spellEnd"/>
              <w:r w:rsidRPr="003C5F2E">
                <w:rPr>
                  <w:szCs w:val="24"/>
                </w:rPr>
                <w:t>” statement</w:t>
              </w:r>
              <w:r>
                <w:rPr>
                  <w:szCs w:val="24"/>
                </w:rPr>
                <w:br/>
              </w:r>
              <w:proofErr w:type="spellStart"/>
              <w:r w:rsidRPr="00993755">
                <w:rPr>
                  <w:szCs w:val="24"/>
                  <w:highlight w:val="yellow"/>
                </w:rPr>
                <w:t>typedef</w:t>
              </w:r>
              <w:proofErr w:type="spellEnd"/>
              <w:r>
                <w:rPr>
                  <w:szCs w:val="24"/>
                  <w:highlight w:val="yellow"/>
                </w:rPr>
                <w:t xml:space="preserve"> for reusable enumerations</w:t>
              </w:r>
              <w:r w:rsidRPr="00993755">
                <w:rPr>
                  <w:szCs w:val="24"/>
                  <w:highlight w:val="yellow"/>
                </w:rPr>
                <w:t>?</w:t>
              </w:r>
              <w:r>
                <w:rPr>
                  <w:szCs w:val="24"/>
                </w:rPr>
                <w:br/>
              </w:r>
              <w:r w:rsidRPr="00993755">
                <w:rPr>
                  <w:szCs w:val="24"/>
                  <w:highlight w:val="yellow"/>
                </w:rPr>
                <w:t>identity statement?</w:t>
              </w:r>
            </w:ins>
          </w:p>
        </w:tc>
      </w:tr>
      <w:tr w:rsidR="00984456" w:rsidRPr="0060788A" w:rsidTr="00C3305A">
        <w:trPr>
          <w:ins w:id="185" w:author="Bernd" w:date="2015-09-18T08:55:00Z"/>
        </w:trPr>
        <w:tc>
          <w:tcPr>
            <w:tcW w:w="1913" w:type="dxa"/>
            <w:shd w:val="clear" w:color="auto" w:fill="EEF1A5" w:themeFill="accent2" w:themeFillTint="66"/>
          </w:tcPr>
          <w:p w:rsidR="00984456" w:rsidRPr="0060788A" w:rsidRDefault="00984456" w:rsidP="00C3305A">
            <w:pPr>
              <w:rPr>
                <w:ins w:id="186" w:author="Bernd" w:date="2015-09-18T08:55:00Z"/>
                <w:szCs w:val="24"/>
              </w:rPr>
            </w:pPr>
            <w:ins w:id="187" w:author="Bernd" w:date="2015-09-18T08:55:00Z">
              <w:r w:rsidRPr="0060788A">
                <w:rPr>
                  <w:szCs w:val="24"/>
                </w:rPr>
                <w:t>UML Artifact</w:t>
              </w:r>
            </w:ins>
          </w:p>
        </w:tc>
        <w:tc>
          <w:tcPr>
            <w:tcW w:w="3827" w:type="dxa"/>
            <w:shd w:val="clear" w:color="auto" w:fill="7BEFFF" w:themeFill="accent1" w:themeFillTint="66"/>
          </w:tcPr>
          <w:p w:rsidR="00984456" w:rsidRPr="0060788A" w:rsidRDefault="00984456" w:rsidP="00C3305A">
            <w:pPr>
              <w:rPr>
                <w:ins w:id="188" w:author="Bernd" w:date="2015-09-18T08:55:00Z"/>
                <w:szCs w:val="24"/>
              </w:rPr>
            </w:pPr>
            <w:ins w:id="189" w:author="Bernd" w:date="2015-09-18T08:55:00Z">
              <w:r w:rsidRPr="0060788A">
                <w:rPr>
                  <w:szCs w:val="24"/>
                </w:rPr>
                <w:t>YANG Artifact</w:t>
              </w:r>
            </w:ins>
          </w:p>
        </w:tc>
        <w:tc>
          <w:tcPr>
            <w:tcW w:w="3760" w:type="dxa"/>
            <w:shd w:val="clear" w:color="auto" w:fill="D9D9D9" w:themeFill="background1" w:themeFillShade="D9"/>
          </w:tcPr>
          <w:p w:rsidR="00984456" w:rsidRPr="0060788A" w:rsidRDefault="00984456" w:rsidP="00C3305A">
            <w:pPr>
              <w:rPr>
                <w:ins w:id="190" w:author="Bernd" w:date="2015-09-18T08:55:00Z"/>
                <w:szCs w:val="24"/>
              </w:rPr>
            </w:pPr>
            <w:ins w:id="191" w:author="Bernd" w:date="2015-09-18T08:55:00Z">
              <w:r w:rsidRPr="0060788A">
                <w:rPr>
                  <w:szCs w:val="24"/>
                </w:rPr>
                <w:t>Comments</w:t>
              </w:r>
            </w:ins>
          </w:p>
        </w:tc>
      </w:tr>
      <w:tr w:rsidR="006F6736" w:rsidRPr="00B9286F" w:rsidTr="00224E69">
        <w:trPr>
          <w:tblHeader w:val="off"/>
        </w:trPr>
        <w:tc>
          <w:tcPr>
            <w:tcW w:w="1913" w:type="dxa"/>
          </w:tcPr>
          <w:p w:rsidR="006F6736" w:rsidRPr="006F6736" w:rsidRDefault="00C220DE" w:rsidP="00B9286F">
            <w:pPr>
              <w:rPr>
                <w:szCs w:val="24"/>
              </w:rPr>
            </w:pPr>
            <w:commentRangeStart w:id="192"/>
            <w:r w:rsidRPr="00224E69">
              <w:rPr>
                <w:szCs w:val="24"/>
                <w:highlight w:val="yellow"/>
              </w:rPr>
              <w:t>??</w:t>
            </w:r>
            <w:commentRangeEnd w:id="192"/>
            <w:r>
              <w:rPr>
                <w:rStyle w:val="Kommentarzeichen"/>
              </w:rPr>
              <w:commentReference w:id="192"/>
            </w:r>
          </w:p>
        </w:tc>
        <w:tc>
          <w:tcPr>
            <w:tcW w:w="3827" w:type="dxa"/>
          </w:tcPr>
          <w:p w:rsidR="006F6736" w:rsidRPr="006F6736" w:rsidRDefault="006F6736" w:rsidP="00B9286F">
            <w:pPr>
              <w:rPr>
                <w:szCs w:val="24"/>
              </w:rPr>
            </w:pPr>
            <w:r w:rsidRPr="00986FE9">
              <w:rPr>
                <w:szCs w:val="24"/>
              </w:rPr>
              <w:t xml:space="preserve">“if-feature” </w:t>
            </w:r>
            <w:proofErr w:type="spellStart"/>
            <w:r w:rsidRPr="00986FE9">
              <w:rPr>
                <w:szCs w:val="24"/>
              </w:rPr>
              <w:t>substatement</w:t>
            </w:r>
            <w:proofErr w:type="spellEnd"/>
          </w:p>
        </w:tc>
        <w:tc>
          <w:tcPr>
            <w:tcW w:w="3760" w:type="dxa"/>
          </w:tcPr>
          <w:p w:rsidR="006F6736" w:rsidRPr="006F6736" w:rsidRDefault="006F6736" w:rsidP="00B9286F">
            <w:pPr>
              <w:rPr>
                <w:szCs w:val="24"/>
              </w:rPr>
            </w:pPr>
          </w:p>
        </w:tc>
      </w:tr>
    </w:tbl>
    <w:p w:rsidR="00037B2B" w:rsidRDefault="00037B2B" w:rsidP="00037B2B"/>
    <w:p w:rsidR="00037B2B" w:rsidRDefault="00037B2B" w:rsidP="009B6F01">
      <w:pPr>
        <w:pStyle w:val="TableCaption"/>
        <w:outlineLvl w:val="0"/>
      </w:pPr>
      <w:bookmarkStart w:id="193" w:name="_Toc430330764"/>
      <w:r>
        <w:lastRenderedPageBreak/>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194" w:author="Bernd" w:date="2015-09-18T08:57:00Z">
        <w:r w:rsidR="00984456">
          <w:rPr>
            <w:noProof/>
          </w:rPr>
          <w:t>11</w:t>
        </w:r>
      </w:ins>
      <w:del w:id="195" w:author="Bernd" w:date="2015-09-18T08:57:00Z">
        <w:r w:rsidR="00745A31" w:rsidDel="00984456">
          <w:rPr>
            <w:noProof/>
          </w:rPr>
          <w:delText>8</w:delText>
        </w:r>
      </w:del>
      <w:r w:rsidR="009D680C">
        <w:fldChar w:fldCharType="end"/>
      </w:r>
      <w:r>
        <w:t>: Enumeration</w:t>
      </w:r>
      <w:r w:rsidRPr="00D762A8">
        <w:t xml:space="preserve"> Type </w:t>
      </w:r>
      <w:r>
        <w:t>Mapping Example</w:t>
      </w:r>
      <w:bookmarkEnd w:id="193"/>
    </w:p>
    <w:tbl>
      <w:tblPr>
        <w:tblStyle w:val="Tabellengitternetz"/>
        <w:tblW w:w="0" w:type="auto"/>
        <w:tblLayout w:type="fixed"/>
        <w:tblLook w:val="04A0"/>
      </w:tblPr>
      <w:tblGrid>
        <w:gridCol w:w="4750"/>
        <w:gridCol w:w="4750"/>
      </w:tblGrid>
      <w:tr w:rsidR="000C7C5E" w:rsidTr="001278FB">
        <w:trPr>
          <w:cantSplit/>
          <w:tblHeader w:val="off"/>
        </w:trPr>
        <w:tc>
          <w:tcPr>
            <w:tcW w:w="4750" w:type="dxa"/>
          </w:tcPr>
          <w:p w:rsidR="000C7C5E" w:rsidRDefault="00547F09" w:rsidP="001278FB">
            <w:pPr>
              <w:jc w:val="center"/>
            </w:pPr>
            <w:r>
              <w:rPr>
                <w:noProof/>
                <w:lang w:val="de-DE" w:eastAsia="de-DE"/>
              </w:rPr>
              <w:drawing>
                <wp:inline distT="0" distB="0" distL="0" distR="0">
                  <wp:extent cx="2519045" cy="2035810"/>
                  <wp:effectExtent l="19050" t="0" r="0" b="0"/>
                  <wp:docPr id="3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2519045" cy="2035810"/>
                          </a:xfrm>
                          <a:prstGeom prst="rect">
                            <a:avLst/>
                          </a:prstGeom>
                          <a:noFill/>
                          <a:ln w="9525">
                            <a:noFill/>
                            <a:miter lim="800000"/>
                            <a:headEnd/>
                            <a:tailEnd/>
                          </a:ln>
                        </pic:spPr>
                      </pic:pic>
                    </a:graphicData>
                  </a:graphic>
                </wp:inline>
              </w:drawing>
            </w:r>
          </w:p>
        </w:tc>
        <w:tc>
          <w:tcPr>
            <w:tcW w:w="4750" w:type="dxa"/>
          </w:tcPr>
          <w:p w:rsidR="000C7C5E" w:rsidRDefault="000C7C5E" w:rsidP="000C7C5E">
            <w:pPr>
              <w:tabs>
                <w:tab w:val="left" w:pos="315"/>
                <w:tab w:val="left" w:pos="599"/>
                <w:tab w:val="left" w:pos="904"/>
              </w:tabs>
              <w:rPr>
                <w:sz w:val="20"/>
                <w:szCs w:val="20"/>
              </w:rPr>
            </w:pPr>
            <w:r>
              <w:rPr>
                <w:sz w:val="20"/>
                <w:szCs w:val="20"/>
              </w:rPr>
              <w:t>direct usage:</w:t>
            </w:r>
          </w:p>
          <w:p w:rsidR="004F6DF6" w:rsidRDefault="000C7C5E" w:rsidP="004F6DF6">
            <w:pPr>
              <w:tabs>
                <w:tab w:val="left" w:pos="315"/>
                <w:tab w:val="left" w:pos="599"/>
                <w:tab w:val="left" w:pos="904"/>
              </w:tabs>
              <w:rPr>
                <w:sz w:val="20"/>
                <w:szCs w:val="20"/>
              </w:rPr>
            </w:pPr>
            <w:r w:rsidRPr="00127393">
              <w:rPr>
                <w:sz w:val="20"/>
                <w:szCs w:val="20"/>
              </w:rPr>
              <w:t xml:space="preserve">container </w:t>
            </w:r>
            <w:proofErr w:type="spellStart"/>
            <w:r>
              <w:rPr>
                <w:sz w:val="20"/>
                <w:szCs w:val="20"/>
              </w:rPr>
              <w:t>ClassH</w:t>
            </w:r>
            <w:proofErr w:type="spellEnd"/>
            <w:r w:rsidRPr="00127393">
              <w:rPr>
                <w:sz w:val="20"/>
                <w:szCs w:val="20"/>
              </w:rPr>
              <w:t xml:space="preserve"> {</w:t>
            </w:r>
            <w:r>
              <w:rPr>
                <w:sz w:val="20"/>
                <w:szCs w:val="20"/>
              </w:rPr>
              <w:br/>
            </w:r>
            <w:r>
              <w:rPr>
                <w:sz w:val="20"/>
                <w:szCs w:val="20"/>
              </w:rPr>
              <w:tab/>
              <w:t>…</w:t>
            </w:r>
            <w:r>
              <w:rPr>
                <w:sz w:val="20"/>
                <w:szCs w:val="20"/>
              </w:rPr>
              <w:br/>
            </w:r>
            <w:r>
              <w:rPr>
                <w:sz w:val="20"/>
                <w:szCs w:val="20"/>
              </w:rPr>
              <w:tab/>
              <w:t>leaf attribute1 {</w:t>
            </w:r>
            <w:r>
              <w:rPr>
                <w:sz w:val="20"/>
                <w:szCs w:val="20"/>
              </w:rPr>
              <w:br/>
            </w:r>
            <w:r>
              <w:rPr>
                <w:sz w:val="20"/>
                <w:szCs w:val="20"/>
              </w:rPr>
              <w:tab/>
            </w:r>
            <w:r>
              <w:rPr>
                <w:sz w:val="20"/>
                <w:szCs w:val="20"/>
              </w:rPr>
              <w:tab/>
            </w:r>
            <w:r w:rsidRPr="000C7C5E">
              <w:rPr>
                <w:sz w:val="20"/>
                <w:szCs w:val="20"/>
              </w:rPr>
              <w:t>type enumeration {</w:t>
            </w:r>
            <w:r>
              <w:rPr>
                <w:sz w:val="20"/>
                <w:szCs w:val="20"/>
              </w:rPr>
              <w:br/>
            </w:r>
            <w:r>
              <w:rPr>
                <w:sz w:val="20"/>
                <w:szCs w:val="20"/>
              </w:rPr>
              <w:tab/>
            </w:r>
            <w:r>
              <w:rPr>
                <w:sz w:val="20"/>
                <w:szCs w:val="20"/>
              </w:rPr>
              <w:tab/>
            </w:r>
            <w:r>
              <w:rPr>
                <w:sz w:val="20"/>
                <w:szCs w:val="20"/>
              </w:rPr>
              <w:tab/>
            </w:r>
            <w:proofErr w:type="spellStart"/>
            <w:r w:rsidRPr="000C7C5E">
              <w:rPr>
                <w:sz w:val="20"/>
                <w:szCs w:val="20"/>
              </w:rPr>
              <w:t>enum</w:t>
            </w:r>
            <w:proofErr w:type="spellEnd"/>
            <w:r w:rsidRPr="000C7C5E">
              <w:rPr>
                <w:sz w:val="20"/>
                <w:szCs w:val="20"/>
              </w:rPr>
              <w:t xml:space="preserve"> </w:t>
            </w:r>
            <w:r>
              <w:rPr>
                <w:sz w:val="20"/>
                <w:szCs w:val="20"/>
              </w:rPr>
              <w:t>LITERAL_1</w:t>
            </w:r>
            <w:r w:rsidRPr="000C7C5E">
              <w:rPr>
                <w:sz w:val="20"/>
                <w:szCs w:val="20"/>
              </w:rPr>
              <w:t>;</w:t>
            </w:r>
            <w:r>
              <w:rPr>
                <w:sz w:val="20"/>
                <w:szCs w:val="20"/>
              </w:rPr>
              <w:br/>
            </w:r>
            <w:r>
              <w:rPr>
                <w:sz w:val="20"/>
                <w:szCs w:val="20"/>
              </w:rPr>
              <w:tab/>
            </w:r>
            <w:r>
              <w:rPr>
                <w:sz w:val="20"/>
                <w:szCs w:val="20"/>
              </w:rPr>
              <w:tab/>
            </w:r>
            <w:r>
              <w:rPr>
                <w:sz w:val="20"/>
                <w:szCs w:val="20"/>
              </w:rPr>
              <w:tab/>
            </w:r>
            <w:proofErr w:type="spellStart"/>
            <w:r w:rsidRPr="000C7C5E">
              <w:rPr>
                <w:sz w:val="20"/>
                <w:szCs w:val="20"/>
              </w:rPr>
              <w:t>enum</w:t>
            </w:r>
            <w:proofErr w:type="spellEnd"/>
            <w:r w:rsidRPr="000C7C5E">
              <w:rPr>
                <w:sz w:val="20"/>
                <w:szCs w:val="20"/>
              </w:rPr>
              <w:t xml:space="preserve"> </w:t>
            </w:r>
            <w:r>
              <w:rPr>
                <w:sz w:val="20"/>
                <w:szCs w:val="20"/>
              </w:rPr>
              <w:t>LITERAL_2;</w:t>
            </w:r>
            <w:r>
              <w:rPr>
                <w:sz w:val="20"/>
                <w:szCs w:val="20"/>
              </w:rPr>
              <w:br/>
            </w:r>
            <w:r>
              <w:rPr>
                <w:sz w:val="20"/>
                <w:szCs w:val="20"/>
              </w:rPr>
              <w:tab/>
            </w:r>
            <w:r>
              <w:rPr>
                <w:sz w:val="20"/>
                <w:szCs w:val="20"/>
              </w:rPr>
              <w:tab/>
            </w:r>
            <w:r>
              <w:rPr>
                <w:sz w:val="20"/>
                <w:szCs w:val="20"/>
              </w:rPr>
              <w:tab/>
            </w:r>
            <w:proofErr w:type="spellStart"/>
            <w:r w:rsidRPr="000C7C5E">
              <w:rPr>
                <w:sz w:val="20"/>
                <w:szCs w:val="20"/>
              </w:rPr>
              <w:t>enum</w:t>
            </w:r>
            <w:proofErr w:type="spellEnd"/>
            <w:r w:rsidRPr="000C7C5E">
              <w:rPr>
                <w:sz w:val="20"/>
                <w:szCs w:val="20"/>
              </w:rPr>
              <w:t xml:space="preserve"> </w:t>
            </w:r>
            <w:r>
              <w:rPr>
                <w:sz w:val="20"/>
                <w:szCs w:val="20"/>
              </w:rPr>
              <w:t>LITERAL_3</w:t>
            </w:r>
            <w:r w:rsidRPr="000C7C5E">
              <w:rPr>
                <w:sz w:val="20"/>
                <w:szCs w:val="20"/>
              </w:rPr>
              <w:t>;</w:t>
            </w:r>
            <w:r w:rsidR="00466FE3">
              <w:rPr>
                <w:sz w:val="20"/>
                <w:szCs w:val="20"/>
              </w:rPr>
              <w:br/>
            </w:r>
            <w:r w:rsidR="00466FE3">
              <w:rPr>
                <w:sz w:val="20"/>
                <w:szCs w:val="20"/>
              </w:rPr>
              <w:tab/>
            </w:r>
            <w:r w:rsidR="00466FE3">
              <w:rPr>
                <w:sz w:val="20"/>
                <w:szCs w:val="20"/>
              </w:rPr>
              <w:tab/>
              <w:t>default LITERAL_2;</w:t>
            </w:r>
            <w:r>
              <w:rPr>
                <w:sz w:val="20"/>
                <w:szCs w:val="20"/>
              </w:rPr>
              <w:br/>
            </w:r>
            <w:r w:rsidR="00F766CE" w:rsidRPr="00F766CE">
              <w:rPr>
                <w:sz w:val="20"/>
                <w:szCs w:val="20"/>
              </w:rPr>
              <w:tab/>
            </w:r>
            <w:r w:rsidR="00F766CE" w:rsidRPr="00F766CE">
              <w:rPr>
                <w:sz w:val="20"/>
                <w:szCs w:val="20"/>
              </w:rPr>
              <w:tab/>
              <w:t>mandatory true;</w:t>
            </w:r>
            <w:r w:rsidR="00F766CE">
              <w:rPr>
                <w:sz w:val="20"/>
                <w:szCs w:val="20"/>
              </w:rPr>
              <w:br/>
            </w:r>
            <w:r>
              <w:rPr>
                <w:sz w:val="20"/>
                <w:szCs w:val="20"/>
              </w:rPr>
              <w:tab/>
            </w:r>
            <w:r>
              <w:rPr>
                <w:sz w:val="20"/>
                <w:szCs w:val="20"/>
              </w:rPr>
              <w:tab/>
            </w:r>
            <w:r w:rsidRPr="000C7C5E">
              <w:rPr>
                <w:sz w:val="20"/>
                <w:szCs w:val="20"/>
              </w:rPr>
              <w:t>}</w:t>
            </w:r>
            <w:r>
              <w:rPr>
                <w:sz w:val="20"/>
                <w:szCs w:val="20"/>
              </w:rPr>
              <w:br/>
            </w:r>
            <w:r w:rsidR="004F6DF6">
              <w:rPr>
                <w:sz w:val="20"/>
                <w:szCs w:val="20"/>
              </w:rPr>
              <w:tab/>
              <w:t>}</w:t>
            </w:r>
            <w:r w:rsidR="004F6DF6">
              <w:rPr>
                <w:sz w:val="20"/>
                <w:szCs w:val="20"/>
              </w:rPr>
              <w:br/>
            </w:r>
            <w:r w:rsidRPr="000C7C5E">
              <w:rPr>
                <w:sz w:val="20"/>
                <w:szCs w:val="20"/>
              </w:rPr>
              <w:t>}</w:t>
            </w:r>
          </w:p>
          <w:p w:rsidR="004F6DF6" w:rsidRDefault="004F6DF6" w:rsidP="004F6DF6">
            <w:pPr>
              <w:tabs>
                <w:tab w:val="left" w:pos="315"/>
                <w:tab w:val="left" w:pos="599"/>
                <w:tab w:val="left" w:pos="904"/>
              </w:tabs>
              <w:rPr>
                <w:sz w:val="20"/>
                <w:szCs w:val="20"/>
              </w:rPr>
            </w:pPr>
            <w:r>
              <w:rPr>
                <w:sz w:val="20"/>
                <w:szCs w:val="20"/>
              </w:rPr>
              <w:t>indirect usage:</w:t>
            </w:r>
          </w:p>
          <w:p w:rsidR="002827A8" w:rsidRDefault="002827A8" w:rsidP="004F6DF6">
            <w:pPr>
              <w:tabs>
                <w:tab w:val="left" w:pos="315"/>
                <w:tab w:val="left" w:pos="599"/>
                <w:tab w:val="left" w:pos="904"/>
              </w:tabs>
              <w:rPr>
                <w:sz w:val="20"/>
                <w:szCs w:val="20"/>
              </w:rPr>
            </w:pPr>
            <w:r w:rsidRPr="002827A8">
              <w:rPr>
                <w:sz w:val="20"/>
                <w:szCs w:val="20"/>
                <w:highlight w:val="yellow"/>
              </w:rPr>
              <w:t xml:space="preserve">Not clear how to define </w:t>
            </w:r>
            <w:r w:rsidR="005D26D5">
              <w:rPr>
                <w:sz w:val="20"/>
                <w:szCs w:val="20"/>
                <w:highlight w:val="yellow"/>
              </w:rPr>
              <w:t xml:space="preserve">mandatory </w:t>
            </w:r>
            <w:r w:rsidR="00D42017">
              <w:rPr>
                <w:sz w:val="20"/>
                <w:szCs w:val="20"/>
                <w:highlight w:val="yellow"/>
              </w:rPr>
              <w:t>for attribute1</w:t>
            </w:r>
            <w:r w:rsidR="00D42017">
              <w:rPr>
                <w:sz w:val="20"/>
                <w:szCs w:val="20"/>
              </w:rPr>
              <w:t>.</w:t>
            </w:r>
          </w:p>
          <w:p w:rsidR="000C7C5E" w:rsidRDefault="004F6DF6" w:rsidP="00C245DA">
            <w:pPr>
              <w:tabs>
                <w:tab w:val="left" w:pos="315"/>
                <w:tab w:val="left" w:pos="599"/>
                <w:tab w:val="left" w:pos="904"/>
                <w:tab w:val="left" w:pos="1166"/>
              </w:tabs>
              <w:rPr>
                <w:sz w:val="20"/>
                <w:szCs w:val="20"/>
              </w:rPr>
            </w:pPr>
            <w:r w:rsidRPr="00127393">
              <w:rPr>
                <w:sz w:val="20"/>
                <w:szCs w:val="20"/>
              </w:rPr>
              <w:t xml:space="preserve">container </w:t>
            </w:r>
            <w:proofErr w:type="spellStart"/>
            <w:r>
              <w:rPr>
                <w:sz w:val="20"/>
                <w:szCs w:val="20"/>
              </w:rPr>
              <w:t>ClassH</w:t>
            </w:r>
            <w:proofErr w:type="spellEnd"/>
            <w:r w:rsidRPr="00127393">
              <w:rPr>
                <w:sz w:val="20"/>
                <w:szCs w:val="20"/>
              </w:rPr>
              <w:t xml:space="preserve"> {</w:t>
            </w:r>
            <w:r>
              <w:rPr>
                <w:sz w:val="20"/>
                <w:szCs w:val="20"/>
              </w:rPr>
              <w:br/>
            </w:r>
            <w:r>
              <w:rPr>
                <w:sz w:val="20"/>
                <w:szCs w:val="20"/>
              </w:rPr>
              <w:tab/>
              <w:t>…</w:t>
            </w:r>
            <w:r>
              <w:rPr>
                <w:sz w:val="20"/>
                <w:szCs w:val="20"/>
              </w:rPr>
              <w:br/>
            </w:r>
            <w:r w:rsidR="000C7C5E">
              <w:rPr>
                <w:sz w:val="20"/>
                <w:szCs w:val="20"/>
              </w:rPr>
              <w:tab/>
            </w:r>
            <w:r>
              <w:rPr>
                <w:sz w:val="20"/>
                <w:szCs w:val="20"/>
              </w:rPr>
              <w:t xml:space="preserve">container </w:t>
            </w:r>
            <w:r w:rsidR="000C7C5E">
              <w:rPr>
                <w:sz w:val="20"/>
                <w:szCs w:val="20"/>
              </w:rPr>
              <w:t>attribute</w:t>
            </w:r>
            <w:r>
              <w:rPr>
                <w:sz w:val="20"/>
                <w:szCs w:val="20"/>
              </w:rPr>
              <w:t>1</w:t>
            </w:r>
            <w:r w:rsidR="000C7C5E">
              <w:rPr>
                <w:sz w:val="20"/>
                <w:szCs w:val="20"/>
              </w:rPr>
              <w:t xml:space="preserve"> {</w:t>
            </w:r>
            <w:r w:rsidR="000C7C5E">
              <w:rPr>
                <w:sz w:val="20"/>
                <w:szCs w:val="20"/>
              </w:rPr>
              <w:br/>
            </w:r>
            <w:r w:rsidR="000C7C5E">
              <w:rPr>
                <w:sz w:val="20"/>
                <w:szCs w:val="20"/>
              </w:rPr>
              <w:tab/>
            </w:r>
            <w:r w:rsidR="000C7C5E">
              <w:rPr>
                <w:sz w:val="20"/>
                <w:szCs w:val="20"/>
              </w:rPr>
              <w:tab/>
              <w:t>…</w:t>
            </w:r>
            <w:r w:rsidR="000C7C5E">
              <w:rPr>
                <w:sz w:val="20"/>
                <w:szCs w:val="20"/>
              </w:rPr>
              <w:br/>
            </w:r>
            <w:r>
              <w:rPr>
                <w:sz w:val="20"/>
                <w:szCs w:val="20"/>
              </w:rPr>
              <w:tab/>
            </w:r>
            <w:r>
              <w:rPr>
                <w:sz w:val="20"/>
                <w:szCs w:val="20"/>
              </w:rPr>
              <w:tab/>
            </w:r>
            <w:r w:rsidRPr="00C245DA">
              <w:rPr>
                <w:sz w:val="20"/>
                <w:szCs w:val="20"/>
              </w:rPr>
              <w:t>uses Enumeration1</w:t>
            </w:r>
            <w:r w:rsidR="00C245DA" w:rsidRPr="00C245DA">
              <w:rPr>
                <w:sz w:val="20"/>
                <w:szCs w:val="20"/>
              </w:rPr>
              <w:t xml:space="preserve"> {</w:t>
            </w:r>
            <w:r w:rsidR="00C245DA" w:rsidRPr="00C245DA">
              <w:rPr>
                <w:sz w:val="20"/>
                <w:szCs w:val="20"/>
              </w:rPr>
              <w:br/>
            </w:r>
            <w:r w:rsidR="00C245DA">
              <w:rPr>
                <w:sz w:val="20"/>
                <w:szCs w:val="20"/>
              </w:rPr>
              <w:tab/>
            </w:r>
            <w:r w:rsidR="00C245DA">
              <w:rPr>
                <w:sz w:val="20"/>
                <w:szCs w:val="20"/>
              </w:rPr>
              <w:tab/>
            </w:r>
            <w:r w:rsidR="00C245DA">
              <w:rPr>
                <w:sz w:val="20"/>
                <w:szCs w:val="20"/>
              </w:rPr>
              <w:tab/>
            </w:r>
            <w:r w:rsidR="00C245DA" w:rsidRPr="00C245DA">
              <w:rPr>
                <w:sz w:val="20"/>
                <w:szCs w:val="20"/>
              </w:rPr>
              <w:t xml:space="preserve">refine </w:t>
            </w:r>
            <w:r w:rsidR="00C245DA">
              <w:rPr>
                <w:sz w:val="20"/>
                <w:szCs w:val="20"/>
              </w:rPr>
              <w:t>attribute1</w:t>
            </w:r>
            <w:r w:rsidR="00C245DA" w:rsidRPr="00C245DA">
              <w:rPr>
                <w:sz w:val="20"/>
                <w:szCs w:val="20"/>
              </w:rPr>
              <w:t xml:space="preserve"> {</w:t>
            </w:r>
            <w:r w:rsidR="00C245DA" w:rsidRPr="00C245DA">
              <w:rPr>
                <w:sz w:val="20"/>
                <w:szCs w:val="20"/>
              </w:rPr>
              <w:br/>
            </w:r>
            <w:r w:rsidR="00C245DA">
              <w:rPr>
                <w:sz w:val="20"/>
                <w:szCs w:val="20"/>
              </w:rPr>
              <w:tab/>
            </w:r>
            <w:r w:rsidR="00C245DA">
              <w:rPr>
                <w:sz w:val="20"/>
                <w:szCs w:val="20"/>
              </w:rPr>
              <w:tab/>
            </w:r>
            <w:r w:rsidR="00C245DA">
              <w:rPr>
                <w:sz w:val="20"/>
                <w:szCs w:val="20"/>
              </w:rPr>
              <w:tab/>
            </w:r>
            <w:r w:rsidR="00C245DA">
              <w:rPr>
                <w:sz w:val="20"/>
                <w:szCs w:val="20"/>
              </w:rPr>
              <w:tab/>
            </w:r>
            <w:r w:rsidR="00C245DA" w:rsidRPr="00C245DA">
              <w:rPr>
                <w:sz w:val="20"/>
                <w:szCs w:val="20"/>
              </w:rPr>
              <w:t xml:space="preserve">default </w:t>
            </w:r>
            <w:r w:rsidR="00C245DA">
              <w:rPr>
                <w:sz w:val="20"/>
                <w:szCs w:val="20"/>
              </w:rPr>
              <w:t>LITERAL_2</w:t>
            </w:r>
            <w:r w:rsidR="00C245DA" w:rsidRPr="00C245DA">
              <w:rPr>
                <w:sz w:val="20"/>
                <w:szCs w:val="20"/>
              </w:rPr>
              <w:t>;</w:t>
            </w:r>
            <w:r w:rsidR="00C245DA" w:rsidRPr="00C245DA">
              <w:rPr>
                <w:sz w:val="20"/>
                <w:szCs w:val="20"/>
              </w:rPr>
              <w:br/>
            </w:r>
            <w:r w:rsidR="00C245DA">
              <w:rPr>
                <w:sz w:val="20"/>
                <w:szCs w:val="20"/>
              </w:rPr>
              <w:tab/>
            </w:r>
            <w:r w:rsidR="00C245DA">
              <w:rPr>
                <w:sz w:val="20"/>
                <w:szCs w:val="20"/>
              </w:rPr>
              <w:tab/>
            </w:r>
            <w:r w:rsidR="00C245DA">
              <w:rPr>
                <w:sz w:val="20"/>
                <w:szCs w:val="20"/>
              </w:rPr>
              <w:tab/>
            </w:r>
            <w:r w:rsidR="00C245DA" w:rsidRPr="00C245DA">
              <w:rPr>
                <w:sz w:val="20"/>
                <w:szCs w:val="20"/>
              </w:rPr>
              <w:t>}</w:t>
            </w:r>
            <w:r w:rsidR="00801569">
              <w:rPr>
                <w:sz w:val="20"/>
                <w:szCs w:val="20"/>
              </w:rPr>
              <w:br/>
            </w:r>
            <w:r w:rsidR="00801569">
              <w:rPr>
                <w:sz w:val="20"/>
                <w:szCs w:val="20"/>
              </w:rPr>
              <w:tab/>
            </w:r>
            <w:r w:rsidR="00801569">
              <w:rPr>
                <w:sz w:val="20"/>
                <w:szCs w:val="20"/>
              </w:rPr>
              <w:tab/>
              <w:t>}</w:t>
            </w:r>
            <w:r w:rsidR="005D26D5">
              <w:rPr>
                <w:sz w:val="20"/>
                <w:szCs w:val="20"/>
              </w:rPr>
              <w:br/>
            </w:r>
            <w:r w:rsidR="000C7C5E">
              <w:rPr>
                <w:sz w:val="20"/>
                <w:szCs w:val="20"/>
              </w:rPr>
              <w:tab/>
              <w:t>}</w:t>
            </w:r>
            <w:r w:rsidR="000C7C5E">
              <w:rPr>
                <w:sz w:val="20"/>
                <w:szCs w:val="20"/>
              </w:rPr>
              <w:br/>
              <w:t>}</w:t>
            </w:r>
          </w:p>
          <w:p w:rsidR="00466FE3" w:rsidRPr="00127393" w:rsidRDefault="00466FE3" w:rsidP="00466FE3">
            <w:pPr>
              <w:tabs>
                <w:tab w:val="left" w:pos="315"/>
                <w:tab w:val="left" w:pos="599"/>
                <w:tab w:val="left" w:pos="904"/>
              </w:tabs>
              <w:rPr>
                <w:sz w:val="20"/>
                <w:szCs w:val="20"/>
              </w:rPr>
            </w:pPr>
            <w:r>
              <w:rPr>
                <w:sz w:val="20"/>
                <w:szCs w:val="20"/>
              </w:rPr>
              <w:t>grouping Enumeration1 {</w:t>
            </w:r>
            <w:r>
              <w:rPr>
                <w:sz w:val="20"/>
                <w:szCs w:val="20"/>
              </w:rPr>
              <w:br/>
            </w:r>
            <w:r w:rsidRPr="00466FE3">
              <w:rPr>
                <w:sz w:val="20"/>
                <w:szCs w:val="20"/>
              </w:rPr>
              <w:tab/>
              <w:t>leaf attribute1 {</w:t>
            </w:r>
            <w:r>
              <w:rPr>
                <w:sz w:val="20"/>
                <w:szCs w:val="20"/>
              </w:rPr>
              <w:br/>
            </w:r>
            <w:r w:rsidRPr="00466FE3">
              <w:rPr>
                <w:sz w:val="20"/>
                <w:szCs w:val="20"/>
              </w:rPr>
              <w:tab/>
            </w:r>
            <w:r w:rsidRPr="00466FE3">
              <w:rPr>
                <w:sz w:val="20"/>
                <w:szCs w:val="20"/>
              </w:rPr>
              <w:tab/>
              <w:t>type enumeration {</w:t>
            </w:r>
            <w:r>
              <w:rPr>
                <w:sz w:val="20"/>
                <w:szCs w:val="20"/>
              </w:rPr>
              <w:br/>
            </w:r>
            <w:r w:rsidRPr="00466FE3">
              <w:rPr>
                <w:sz w:val="20"/>
                <w:szCs w:val="20"/>
              </w:rPr>
              <w:tab/>
            </w:r>
            <w:r w:rsidRPr="00466FE3">
              <w:rPr>
                <w:sz w:val="20"/>
                <w:szCs w:val="20"/>
              </w:rPr>
              <w:tab/>
            </w:r>
            <w:r w:rsidRPr="00466FE3">
              <w:rPr>
                <w:sz w:val="20"/>
                <w:szCs w:val="20"/>
              </w:rPr>
              <w:tab/>
            </w:r>
            <w:proofErr w:type="spellStart"/>
            <w:r w:rsidRPr="00466FE3">
              <w:rPr>
                <w:sz w:val="20"/>
                <w:szCs w:val="20"/>
              </w:rPr>
              <w:t>enum</w:t>
            </w:r>
            <w:proofErr w:type="spellEnd"/>
            <w:r w:rsidRPr="00466FE3">
              <w:rPr>
                <w:sz w:val="20"/>
                <w:szCs w:val="20"/>
              </w:rPr>
              <w:t xml:space="preserve"> LITERAL_1;</w:t>
            </w:r>
            <w:r>
              <w:rPr>
                <w:sz w:val="20"/>
                <w:szCs w:val="20"/>
              </w:rPr>
              <w:br/>
            </w:r>
            <w:r w:rsidRPr="00466FE3">
              <w:rPr>
                <w:sz w:val="20"/>
                <w:szCs w:val="20"/>
              </w:rPr>
              <w:tab/>
            </w:r>
            <w:r w:rsidRPr="00466FE3">
              <w:rPr>
                <w:sz w:val="20"/>
                <w:szCs w:val="20"/>
              </w:rPr>
              <w:tab/>
            </w:r>
            <w:r w:rsidRPr="00466FE3">
              <w:rPr>
                <w:sz w:val="20"/>
                <w:szCs w:val="20"/>
              </w:rPr>
              <w:tab/>
            </w:r>
            <w:proofErr w:type="spellStart"/>
            <w:r w:rsidRPr="00466FE3">
              <w:rPr>
                <w:sz w:val="20"/>
                <w:szCs w:val="20"/>
              </w:rPr>
              <w:t>enum</w:t>
            </w:r>
            <w:proofErr w:type="spellEnd"/>
            <w:r w:rsidRPr="00466FE3">
              <w:rPr>
                <w:sz w:val="20"/>
                <w:szCs w:val="20"/>
              </w:rPr>
              <w:t xml:space="preserve"> LITERAL_2;</w:t>
            </w:r>
            <w:r>
              <w:rPr>
                <w:sz w:val="20"/>
                <w:szCs w:val="20"/>
              </w:rPr>
              <w:br/>
            </w:r>
            <w:r w:rsidRPr="00466FE3">
              <w:rPr>
                <w:sz w:val="20"/>
                <w:szCs w:val="20"/>
              </w:rPr>
              <w:tab/>
            </w:r>
            <w:r w:rsidRPr="00466FE3">
              <w:rPr>
                <w:sz w:val="20"/>
                <w:szCs w:val="20"/>
              </w:rPr>
              <w:tab/>
            </w:r>
            <w:r w:rsidRPr="00466FE3">
              <w:rPr>
                <w:sz w:val="20"/>
                <w:szCs w:val="20"/>
              </w:rPr>
              <w:tab/>
            </w:r>
            <w:proofErr w:type="spellStart"/>
            <w:r w:rsidRPr="00466FE3">
              <w:rPr>
                <w:sz w:val="20"/>
                <w:szCs w:val="20"/>
              </w:rPr>
              <w:t>enum</w:t>
            </w:r>
            <w:proofErr w:type="spellEnd"/>
            <w:r w:rsidRPr="00466FE3">
              <w:rPr>
                <w:sz w:val="20"/>
                <w:szCs w:val="20"/>
              </w:rPr>
              <w:t xml:space="preserve"> LITERAL_3;</w:t>
            </w:r>
            <w:r>
              <w:rPr>
                <w:sz w:val="20"/>
                <w:szCs w:val="20"/>
              </w:rPr>
              <w:br/>
            </w:r>
            <w:r w:rsidRPr="00466FE3">
              <w:rPr>
                <w:sz w:val="20"/>
                <w:szCs w:val="20"/>
              </w:rPr>
              <w:tab/>
            </w:r>
            <w:r w:rsidRPr="00466FE3">
              <w:rPr>
                <w:sz w:val="20"/>
                <w:szCs w:val="20"/>
              </w:rPr>
              <w:tab/>
              <w:t>}</w:t>
            </w:r>
            <w:r>
              <w:rPr>
                <w:sz w:val="20"/>
                <w:szCs w:val="20"/>
              </w:rPr>
              <w:br/>
            </w:r>
            <w:r w:rsidRPr="00466FE3">
              <w:rPr>
                <w:sz w:val="20"/>
                <w:szCs w:val="20"/>
              </w:rPr>
              <w:tab/>
              <w:t>}</w:t>
            </w:r>
          </w:p>
        </w:tc>
      </w:tr>
    </w:tbl>
    <w:p w:rsidR="003C5F2E" w:rsidRDefault="003C5F2E" w:rsidP="003C5F2E"/>
    <w:p w:rsidR="003C5F2E" w:rsidRDefault="003C5F2E" w:rsidP="009B6F01">
      <w:pPr>
        <w:pStyle w:val="berschrift3"/>
      </w:pPr>
      <w:bookmarkStart w:id="196" w:name="_Toc430330724"/>
      <w:r w:rsidRPr="002B7DFC">
        <w:t xml:space="preserve">Mapping of </w:t>
      </w:r>
      <w:r w:rsidR="00D24EF1">
        <w:t xml:space="preserve">Basic </w:t>
      </w:r>
      <w:r>
        <w:t>Data</w:t>
      </w:r>
      <w:r w:rsidRPr="002B7DFC">
        <w:t xml:space="preserve"> Types</w:t>
      </w:r>
      <w:bookmarkEnd w:id="196"/>
    </w:p>
    <w:p w:rsidR="003C5F2E" w:rsidRDefault="003C5F2E" w:rsidP="003C5F2E"/>
    <w:p w:rsidR="003C5F2E" w:rsidRDefault="003C5F2E" w:rsidP="003C5F2E">
      <w:pPr>
        <w:pStyle w:val="TableCaption"/>
      </w:pPr>
      <w:bookmarkStart w:id="197" w:name="_Toc420597472"/>
      <w:bookmarkStart w:id="198" w:name="_Toc430330765"/>
      <w:r>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199" w:author="Bernd" w:date="2015-09-18T08:57:00Z">
        <w:r w:rsidR="00984456">
          <w:rPr>
            <w:noProof/>
          </w:rPr>
          <w:t>12</w:t>
        </w:r>
      </w:ins>
      <w:del w:id="200" w:author="Bernd" w:date="2015-09-18T08:57:00Z">
        <w:r w:rsidR="00745A31" w:rsidDel="00984456">
          <w:rPr>
            <w:noProof/>
          </w:rPr>
          <w:delText>9</w:delText>
        </w:r>
      </w:del>
      <w:r w:rsidR="009D680C">
        <w:fldChar w:fldCharType="end"/>
      </w:r>
      <w:r>
        <w:t xml:space="preserve">: </w:t>
      </w:r>
      <w:r w:rsidR="00D24EF1">
        <w:t xml:space="preserve">Basic </w:t>
      </w:r>
      <w:r>
        <w:t>Data Type Mapping</w:t>
      </w:r>
      <w:bookmarkEnd w:id="197"/>
      <w:ins w:id="201" w:author="Bernd" w:date="2015-09-18T08:57:00Z">
        <w:r w:rsidR="00984456">
          <w:br/>
          <w:t>(Mappings required by currently used UML artifacts)</w:t>
        </w:r>
      </w:ins>
      <w:bookmarkEnd w:id="198"/>
    </w:p>
    <w:tbl>
      <w:tblPr>
        <w:tblStyle w:val="Tabellengitternetz"/>
        <w:tblW w:w="0" w:type="auto"/>
        <w:tblLook w:val="04A0"/>
      </w:tblPr>
      <w:tblGrid>
        <w:gridCol w:w="1913"/>
        <w:gridCol w:w="3827"/>
        <w:gridCol w:w="3760"/>
      </w:tblGrid>
      <w:tr w:rsidR="003C5F2E" w:rsidRPr="0060788A" w:rsidTr="00B9286F">
        <w:tc>
          <w:tcPr>
            <w:tcW w:w="9500" w:type="dxa"/>
            <w:gridSpan w:val="3"/>
            <w:shd w:val="clear" w:color="auto" w:fill="BAE3A7" w:themeFill="accent5" w:themeFillTint="66"/>
          </w:tcPr>
          <w:p w:rsidR="003C5F2E" w:rsidRPr="0060788A" w:rsidRDefault="00D24EF1" w:rsidP="00BE6E07">
            <w:pPr>
              <w:jc w:val="center"/>
              <w:rPr>
                <w:szCs w:val="24"/>
              </w:rPr>
            </w:pPr>
            <w:r>
              <w:rPr>
                <w:szCs w:val="24"/>
              </w:rPr>
              <w:t xml:space="preserve">Basic </w:t>
            </w:r>
            <w:r w:rsidR="003C5F2E">
              <w:rPr>
                <w:szCs w:val="24"/>
              </w:rPr>
              <w:t>Data</w:t>
            </w:r>
            <w:r w:rsidR="003C5F2E" w:rsidRPr="0060788A">
              <w:rPr>
                <w:szCs w:val="24"/>
              </w:rPr>
              <w:t xml:space="preserve"> Type </w:t>
            </w:r>
            <w:r w:rsidR="003C5F2E" w:rsidRPr="0060788A">
              <w:rPr>
                <w:szCs w:val="24"/>
              </w:rPr>
              <w:sym w:font="Wingdings" w:char="F0E0"/>
            </w:r>
            <w:r w:rsidR="003C5F2E" w:rsidRPr="0060788A">
              <w:rPr>
                <w:szCs w:val="24"/>
              </w:rPr>
              <w:t xml:space="preserve"> </w:t>
            </w:r>
            <w:r w:rsidR="00BE6E07" w:rsidRPr="00BE6E07">
              <w:rPr>
                <w:szCs w:val="24"/>
              </w:rPr>
              <w:t>“</w:t>
            </w:r>
            <w:proofErr w:type="spellStart"/>
            <w:r w:rsidR="00BE6E07" w:rsidRPr="00BE6E07">
              <w:rPr>
                <w:szCs w:val="24"/>
              </w:rPr>
              <w:t>typeDef</w:t>
            </w:r>
            <w:proofErr w:type="spellEnd"/>
            <w:r w:rsidR="00BE6E07" w:rsidRPr="00BE6E07">
              <w:rPr>
                <w:szCs w:val="24"/>
              </w:rPr>
              <w:t>” statement</w:t>
            </w:r>
          </w:p>
        </w:tc>
      </w:tr>
      <w:tr w:rsidR="003C5F2E" w:rsidRPr="0060788A" w:rsidTr="00B9286F">
        <w:tc>
          <w:tcPr>
            <w:tcW w:w="1913" w:type="dxa"/>
            <w:shd w:val="clear" w:color="auto" w:fill="EEF1A5" w:themeFill="accent2" w:themeFillTint="66"/>
          </w:tcPr>
          <w:p w:rsidR="003C5F2E" w:rsidRPr="0060788A" w:rsidRDefault="003C5F2E" w:rsidP="00B9286F">
            <w:pPr>
              <w:rPr>
                <w:szCs w:val="24"/>
              </w:rPr>
            </w:pPr>
            <w:r w:rsidRPr="0060788A">
              <w:rPr>
                <w:szCs w:val="24"/>
              </w:rPr>
              <w:t>UML Artifact</w:t>
            </w:r>
          </w:p>
        </w:tc>
        <w:tc>
          <w:tcPr>
            <w:tcW w:w="3827" w:type="dxa"/>
            <w:shd w:val="clear" w:color="auto" w:fill="7BEFFF" w:themeFill="accent1" w:themeFillTint="66"/>
          </w:tcPr>
          <w:p w:rsidR="003C5F2E" w:rsidRPr="0060788A" w:rsidRDefault="003C5F2E" w:rsidP="00B9286F">
            <w:pPr>
              <w:rPr>
                <w:szCs w:val="24"/>
              </w:rPr>
            </w:pPr>
            <w:r w:rsidRPr="0060788A">
              <w:rPr>
                <w:szCs w:val="24"/>
              </w:rPr>
              <w:t>YANG Artifact</w:t>
            </w:r>
          </w:p>
        </w:tc>
        <w:tc>
          <w:tcPr>
            <w:tcW w:w="3760" w:type="dxa"/>
            <w:shd w:val="clear" w:color="auto" w:fill="D9D9D9" w:themeFill="background1" w:themeFillShade="D9"/>
          </w:tcPr>
          <w:p w:rsidR="003C5F2E" w:rsidRPr="0060788A" w:rsidRDefault="003C5F2E" w:rsidP="00B9286F">
            <w:pPr>
              <w:rPr>
                <w:szCs w:val="24"/>
              </w:rPr>
            </w:pPr>
            <w:r w:rsidRPr="0060788A">
              <w:rPr>
                <w:szCs w:val="24"/>
              </w:rPr>
              <w:t>Comments</w:t>
            </w:r>
          </w:p>
        </w:tc>
      </w:tr>
      <w:tr w:rsidR="00D24EF1" w:rsidRPr="0060788A" w:rsidTr="00A12D5F">
        <w:trPr>
          <w:tblHeader w:val="off"/>
        </w:trPr>
        <w:tc>
          <w:tcPr>
            <w:tcW w:w="1913" w:type="dxa"/>
            <w:shd w:val="clear" w:color="auto" w:fill="F6F8D2" w:themeFill="accent2" w:themeFillTint="33"/>
          </w:tcPr>
          <w:p w:rsidR="00D24EF1" w:rsidRPr="0060788A" w:rsidRDefault="00D24EF1" w:rsidP="00A12D5F">
            <w:pPr>
              <w:rPr>
                <w:szCs w:val="24"/>
              </w:rPr>
            </w:pPr>
            <w:r w:rsidRPr="00986FE9">
              <w:rPr>
                <w:szCs w:val="24"/>
                <w:lang w:val="fr-FR"/>
              </w:rPr>
              <w:t>documentation</w:t>
            </w:r>
          </w:p>
        </w:tc>
        <w:tc>
          <w:tcPr>
            <w:tcW w:w="3827" w:type="dxa"/>
            <w:shd w:val="clear" w:color="auto" w:fill="BDF7FF" w:themeFill="accent1" w:themeFillTint="33"/>
          </w:tcPr>
          <w:p w:rsidR="00D24EF1" w:rsidRPr="0060788A" w:rsidRDefault="00D24EF1" w:rsidP="00A12D5F">
            <w:pPr>
              <w:rPr>
                <w:szCs w:val="24"/>
              </w:rPr>
            </w:pPr>
            <w:r w:rsidRPr="00986FE9">
              <w:rPr>
                <w:szCs w:val="24"/>
                <w:lang w:val="fr-FR"/>
              </w:rPr>
              <w:t xml:space="preserve">“description” </w:t>
            </w:r>
            <w:proofErr w:type="spellStart"/>
            <w:r w:rsidRPr="00986FE9">
              <w:rPr>
                <w:szCs w:val="24"/>
                <w:lang w:val="fr-FR"/>
              </w:rPr>
              <w:t>substatement</w:t>
            </w:r>
            <w:proofErr w:type="spellEnd"/>
          </w:p>
        </w:tc>
        <w:tc>
          <w:tcPr>
            <w:tcW w:w="3760" w:type="dxa"/>
          </w:tcPr>
          <w:p w:rsidR="00D24EF1" w:rsidRPr="0060788A" w:rsidRDefault="00D24EF1" w:rsidP="00A12D5F">
            <w:pPr>
              <w:rPr>
                <w:szCs w:val="24"/>
              </w:rPr>
            </w:pPr>
          </w:p>
        </w:tc>
      </w:tr>
      <w:tr w:rsidR="00D24EF1" w:rsidRPr="0060788A" w:rsidTr="00A12D5F">
        <w:trPr>
          <w:tblHeader w:val="off"/>
        </w:trPr>
        <w:tc>
          <w:tcPr>
            <w:tcW w:w="1913" w:type="dxa"/>
            <w:shd w:val="clear" w:color="auto" w:fill="F6F8D2" w:themeFill="accent2" w:themeFillTint="33"/>
          </w:tcPr>
          <w:p w:rsidR="00D24EF1" w:rsidRPr="0060788A" w:rsidRDefault="00D24EF1" w:rsidP="00A12D5F">
            <w:pPr>
              <w:rPr>
                <w:szCs w:val="24"/>
              </w:rPr>
            </w:pPr>
            <w:r w:rsidRPr="00986FE9">
              <w:rPr>
                <w:szCs w:val="24"/>
              </w:rPr>
              <w:lastRenderedPageBreak/>
              <w:t>type</w:t>
            </w:r>
          </w:p>
        </w:tc>
        <w:tc>
          <w:tcPr>
            <w:tcW w:w="3827" w:type="dxa"/>
            <w:shd w:val="clear" w:color="auto" w:fill="BDF7FF" w:themeFill="accent1" w:themeFillTint="33"/>
          </w:tcPr>
          <w:p w:rsidR="00D24EF1" w:rsidRPr="0060788A" w:rsidRDefault="00D24EF1" w:rsidP="00A12D5F">
            <w:pPr>
              <w:rPr>
                <w:szCs w:val="24"/>
              </w:rPr>
            </w:pPr>
            <w:r w:rsidRPr="00986FE9">
              <w:rPr>
                <w:szCs w:val="24"/>
              </w:rPr>
              <w:t xml:space="preserve">“type” </w:t>
            </w:r>
            <w:proofErr w:type="spellStart"/>
            <w:r w:rsidRPr="00986FE9">
              <w:rPr>
                <w:szCs w:val="24"/>
              </w:rPr>
              <w:t>substatement</w:t>
            </w:r>
            <w:proofErr w:type="spellEnd"/>
            <w:r>
              <w:rPr>
                <w:szCs w:val="24"/>
              </w:rPr>
              <w:br/>
            </w:r>
            <w:r w:rsidRPr="00986FE9">
              <w:rPr>
                <w:szCs w:val="24"/>
              </w:rPr>
              <w:t>(built-in type)</w:t>
            </w:r>
          </w:p>
        </w:tc>
        <w:tc>
          <w:tcPr>
            <w:tcW w:w="3760" w:type="dxa"/>
          </w:tcPr>
          <w:p w:rsidR="00D24EF1" w:rsidRPr="0060788A" w:rsidRDefault="00D24EF1" w:rsidP="00A12D5F">
            <w:pPr>
              <w:rPr>
                <w:szCs w:val="24"/>
              </w:rPr>
            </w:pPr>
          </w:p>
        </w:tc>
      </w:tr>
      <w:tr w:rsidR="00D24EF1" w:rsidRPr="0060788A" w:rsidTr="00A12D5F">
        <w:trPr>
          <w:tblHeader w:val="off"/>
        </w:trPr>
        <w:tc>
          <w:tcPr>
            <w:tcW w:w="1913" w:type="dxa"/>
            <w:shd w:val="clear" w:color="auto" w:fill="F6F8D2" w:themeFill="accent2" w:themeFillTint="33"/>
          </w:tcPr>
          <w:p w:rsidR="00D24EF1" w:rsidRPr="0060788A" w:rsidRDefault="00D24EF1" w:rsidP="00A12D5F">
            <w:pPr>
              <w:rPr>
                <w:szCs w:val="24"/>
              </w:rPr>
            </w:pPr>
            <w:proofErr w:type="spellStart"/>
            <w:r w:rsidRPr="00986FE9">
              <w:rPr>
                <w:szCs w:val="24"/>
              </w:rPr>
              <w:t>defaultValue</w:t>
            </w:r>
            <w:proofErr w:type="spellEnd"/>
          </w:p>
        </w:tc>
        <w:tc>
          <w:tcPr>
            <w:tcW w:w="3827" w:type="dxa"/>
            <w:shd w:val="clear" w:color="auto" w:fill="BDF7FF" w:themeFill="accent1" w:themeFillTint="33"/>
          </w:tcPr>
          <w:p w:rsidR="00D24EF1" w:rsidRPr="0060788A" w:rsidRDefault="00D24EF1" w:rsidP="00A12D5F">
            <w:pPr>
              <w:rPr>
                <w:szCs w:val="24"/>
              </w:rPr>
            </w:pPr>
            <w:r w:rsidRPr="00986FE9">
              <w:rPr>
                <w:szCs w:val="24"/>
              </w:rPr>
              <w:t xml:space="preserve">"default" </w:t>
            </w:r>
            <w:proofErr w:type="spellStart"/>
            <w:r w:rsidRPr="00986FE9">
              <w:rPr>
                <w:szCs w:val="24"/>
              </w:rPr>
              <w:t>substatement</w:t>
            </w:r>
            <w:proofErr w:type="spellEnd"/>
          </w:p>
        </w:tc>
        <w:tc>
          <w:tcPr>
            <w:tcW w:w="3760" w:type="dxa"/>
          </w:tcPr>
          <w:p w:rsidR="00D24EF1" w:rsidRPr="0060788A" w:rsidRDefault="00D24EF1" w:rsidP="00A12D5F">
            <w:pPr>
              <w:rPr>
                <w:szCs w:val="24"/>
              </w:rPr>
            </w:pPr>
            <w:r w:rsidRPr="00F517BF">
              <w:rPr>
                <w:szCs w:val="24"/>
              </w:rPr>
              <w:t>If</w:t>
            </w:r>
            <w:r>
              <w:rPr>
                <w:szCs w:val="24"/>
              </w:rPr>
              <w:t xml:space="preserve"> </w:t>
            </w:r>
            <w:r w:rsidRPr="00F517BF">
              <w:rPr>
                <w:szCs w:val="24"/>
              </w:rPr>
              <w:t>a default value exists</w:t>
            </w:r>
            <w:r>
              <w:rPr>
                <w:szCs w:val="24"/>
              </w:rPr>
              <w:t xml:space="preserve"> and it is the desired value</w:t>
            </w:r>
            <w:r w:rsidRPr="00F517BF">
              <w:rPr>
                <w:szCs w:val="24"/>
              </w:rPr>
              <w:t xml:space="preserve">, </w:t>
            </w:r>
            <w:r w:rsidRPr="009324C2">
              <w:rPr>
                <w:szCs w:val="24"/>
              </w:rPr>
              <w:t>the parameter does not have to be explicitly</w:t>
            </w:r>
            <w:r>
              <w:rPr>
                <w:szCs w:val="24"/>
              </w:rPr>
              <w:t xml:space="preserve"> </w:t>
            </w:r>
            <w:r w:rsidRPr="009324C2">
              <w:rPr>
                <w:szCs w:val="24"/>
              </w:rPr>
              <w:t>configured by the user.</w:t>
            </w:r>
          </w:p>
        </w:tc>
      </w:tr>
      <w:tr w:rsidR="00D24EF1" w:rsidRPr="00B9286F" w:rsidTr="00A12D5F">
        <w:trPr>
          <w:tblHeader w:val="off"/>
        </w:trPr>
        <w:tc>
          <w:tcPr>
            <w:tcW w:w="1913" w:type="dxa"/>
            <w:shd w:val="clear" w:color="auto" w:fill="F6F8D2" w:themeFill="accent2" w:themeFillTint="33"/>
          </w:tcPr>
          <w:p w:rsidR="00D24EF1" w:rsidRPr="00B9286F" w:rsidRDefault="00D24EF1" w:rsidP="00A12D5F">
            <w:pPr>
              <w:rPr>
                <w:szCs w:val="24"/>
              </w:rPr>
            </w:pPr>
            <w:r w:rsidRPr="003205BB">
              <w:rPr>
                <w:szCs w:val="24"/>
                <w:highlight w:val="yellow"/>
              </w:rPr>
              <w:t>hyperlink?</w:t>
            </w:r>
          </w:p>
        </w:tc>
        <w:tc>
          <w:tcPr>
            <w:tcW w:w="3827" w:type="dxa"/>
            <w:shd w:val="clear" w:color="auto" w:fill="BDF7FF" w:themeFill="accent1" w:themeFillTint="33"/>
          </w:tcPr>
          <w:p w:rsidR="00D24EF1" w:rsidRPr="00B9286F" w:rsidRDefault="00D24EF1" w:rsidP="00A12D5F">
            <w:pPr>
              <w:rPr>
                <w:szCs w:val="24"/>
              </w:rPr>
            </w:pPr>
            <w:r w:rsidRPr="00C27849">
              <w:rPr>
                <w:szCs w:val="24"/>
              </w:rPr>
              <w:t>“</w:t>
            </w:r>
            <w:r>
              <w:rPr>
                <w:szCs w:val="24"/>
              </w:rPr>
              <w:t>reference</w:t>
            </w:r>
            <w:r w:rsidRPr="00C27849">
              <w:rPr>
                <w:szCs w:val="24"/>
              </w:rPr>
              <w:t xml:space="preserve">” </w:t>
            </w:r>
            <w:proofErr w:type="spellStart"/>
            <w:r w:rsidRPr="00C27849">
              <w:rPr>
                <w:szCs w:val="24"/>
              </w:rPr>
              <w:t>substatement</w:t>
            </w:r>
            <w:proofErr w:type="spellEnd"/>
          </w:p>
        </w:tc>
        <w:tc>
          <w:tcPr>
            <w:tcW w:w="3760" w:type="dxa"/>
          </w:tcPr>
          <w:p w:rsidR="00D24EF1" w:rsidRPr="00B9286F" w:rsidRDefault="00D24EF1" w:rsidP="00A12D5F">
            <w:pPr>
              <w:rPr>
                <w:szCs w:val="24"/>
              </w:rPr>
            </w:pPr>
            <w:r>
              <w:rPr>
                <w:szCs w:val="24"/>
              </w:rPr>
              <w:t>Papyrus doesn’t support hyperlinks</w:t>
            </w:r>
          </w:p>
        </w:tc>
      </w:tr>
      <w:tr w:rsidR="00D24EF1" w:rsidRPr="00B9286F" w:rsidTr="00A12D5F">
        <w:trPr>
          <w:tblHeader w:val="off"/>
        </w:trPr>
        <w:tc>
          <w:tcPr>
            <w:tcW w:w="1913" w:type="dxa"/>
            <w:shd w:val="clear" w:color="auto" w:fill="F6F8D2" w:themeFill="accent2" w:themeFillTint="33"/>
          </w:tcPr>
          <w:p w:rsidR="00D24EF1" w:rsidRPr="00B9286F" w:rsidRDefault="00D24EF1" w:rsidP="00A12D5F">
            <w:pPr>
              <w:rPr>
                <w:szCs w:val="24"/>
              </w:rPr>
            </w:pPr>
            <w:r>
              <w:rPr>
                <w:szCs w:val="24"/>
              </w:rPr>
              <w:t>lifecycle stereotypes</w:t>
            </w:r>
          </w:p>
        </w:tc>
        <w:tc>
          <w:tcPr>
            <w:tcW w:w="3827" w:type="dxa"/>
            <w:shd w:val="clear" w:color="auto" w:fill="BDF7FF" w:themeFill="accent1" w:themeFillTint="33"/>
          </w:tcPr>
          <w:p w:rsidR="00D24EF1" w:rsidRPr="00B9286F" w:rsidRDefault="00D24EF1" w:rsidP="00A12D5F">
            <w:pPr>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p>
        </w:tc>
        <w:tc>
          <w:tcPr>
            <w:tcW w:w="3760" w:type="dxa"/>
          </w:tcPr>
          <w:p w:rsidR="00D24EF1" w:rsidRPr="00B9286F" w:rsidRDefault="00D24EF1" w:rsidP="00A12D5F">
            <w:pPr>
              <w:rPr>
                <w:szCs w:val="24"/>
              </w:rPr>
            </w:pPr>
            <w:r w:rsidRPr="00205C12">
              <w:rPr>
                <w:szCs w:val="24"/>
              </w:rPr>
              <w:t>"current", "deprecated", "obsolete"</w:t>
            </w:r>
            <w:r>
              <w:rPr>
                <w:szCs w:val="24"/>
              </w:rPr>
              <w:t>, default = current</w:t>
            </w:r>
          </w:p>
        </w:tc>
      </w:tr>
    </w:tbl>
    <w:p w:rsidR="00984456" w:rsidRDefault="00984456">
      <w:pPr>
        <w:rPr>
          <w:ins w:id="202" w:author="Bernd" w:date="2015-09-18T08:58:00Z"/>
        </w:rPr>
      </w:pPr>
    </w:p>
    <w:p w:rsidR="00984456" w:rsidRDefault="00984456" w:rsidP="00984456">
      <w:pPr>
        <w:pStyle w:val="TableCaption"/>
        <w:rPr>
          <w:ins w:id="203" w:author="Bernd" w:date="2015-09-18T08:58:00Z"/>
        </w:rPr>
      </w:pPr>
      <w:bookmarkStart w:id="204" w:name="_Toc430178799"/>
      <w:bookmarkStart w:id="205" w:name="_Toc430330766"/>
      <w:ins w:id="206" w:author="Bernd" w:date="2015-09-18T08:58:00Z">
        <w:r>
          <w:t xml:space="preserve">Table </w:t>
        </w:r>
        <w:r w:rsidR="009D680C">
          <w:fldChar w:fldCharType="begin"/>
        </w:r>
        <w:r>
          <w:instrText xml:space="preserve"> STYLEREF 1 \s </w:instrText>
        </w:r>
        <w:r w:rsidR="009D680C">
          <w:fldChar w:fldCharType="separate"/>
        </w:r>
      </w:ins>
      <w:r>
        <w:rPr>
          <w:noProof/>
        </w:rPr>
        <w:t>4</w:t>
      </w:r>
      <w:ins w:id="207" w:author="Bernd" w:date="2015-09-18T08:58:00Z">
        <w:r w:rsidR="009D680C">
          <w:fldChar w:fldCharType="end"/>
        </w:r>
        <w:r>
          <w:t>.</w:t>
        </w:r>
        <w:r w:rsidR="009D680C">
          <w:fldChar w:fldCharType="begin"/>
        </w:r>
        <w:r>
          <w:instrText xml:space="preserve"> SEQ Table \* ARABIC \s 1 </w:instrText>
        </w:r>
        <w:r w:rsidR="009D680C">
          <w:fldChar w:fldCharType="separate"/>
        </w:r>
        <w:r>
          <w:rPr>
            <w:noProof/>
          </w:rPr>
          <w:t>13</w:t>
        </w:r>
        <w:r w:rsidR="009D680C">
          <w:fldChar w:fldCharType="end"/>
        </w:r>
        <w:r>
          <w:t>: Basic Data Type Mapping</w:t>
        </w:r>
        <w:r>
          <w:br/>
          <w:t xml:space="preserve">(Mappings for remaining YANG </w:t>
        </w:r>
        <w:proofErr w:type="spellStart"/>
        <w:r>
          <w:t>substatements</w:t>
        </w:r>
        <w:proofErr w:type="spellEnd"/>
        <w:r>
          <w:t>)</w:t>
        </w:r>
        <w:bookmarkEnd w:id="204"/>
        <w:bookmarkEnd w:id="205"/>
      </w:ins>
    </w:p>
    <w:tbl>
      <w:tblPr>
        <w:tblStyle w:val="Tabellengitternetz"/>
        <w:tblW w:w="0" w:type="auto"/>
        <w:tblLook w:val="04A0"/>
      </w:tblPr>
      <w:tblGrid>
        <w:gridCol w:w="1913"/>
        <w:gridCol w:w="3827"/>
        <w:gridCol w:w="3760"/>
      </w:tblGrid>
      <w:tr w:rsidR="00984456" w:rsidRPr="0060788A" w:rsidTr="00C3305A">
        <w:trPr>
          <w:ins w:id="208" w:author="Bernd" w:date="2015-09-18T08:58:00Z"/>
        </w:trPr>
        <w:tc>
          <w:tcPr>
            <w:tcW w:w="9500" w:type="dxa"/>
            <w:gridSpan w:val="3"/>
            <w:shd w:val="clear" w:color="auto" w:fill="BAE3A7" w:themeFill="accent5" w:themeFillTint="66"/>
          </w:tcPr>
          <w:p w:rsidR="00984456" w:rsidRPr="0060788A" w:rsidRDefault="00984456" w:rsidP="00C3305A">
            <w:pPr>
              <w:jc w:val="center"/>
              <w:rPr>
                <w:ins w:id="209" w:author="Bernd" w:date="2015-09-18T08:58:00Z"/>
                <w:szCs w:val="24"/>
              </w:rPr>
            </w:pPr>
            <w:ins w:id="210" w:author="Bernd" w:date="2015-09-18T08:58:00Z">
              <w:r>
                <w:rPr>
                  <w:szCs w:val="24"/>
                </w:rPr>
                <w:t>Basic Data</w:t>
              </w:r>
              <w:r w:rsidRPr="0060788A">
                <w:rPr>
                  <w:szCs w:val="24"/>
                </w:rPr>
                <w:t xml:space="preserve"> Type </w:t>
              </w:r>
              <w:r w:rsidRPr="0060788A">
                <w:rPr>
                  <w:szCs w:val="24"/>
                </w:rPr>
                <w:sym w:font="Wingdings" w:char="F0E0"/>
              </w:r>
              <w:r w:rsidRPr="0060788A">
                <w:rPr>
                  <w:szCs w:val="24"/>
                </w:rPr>
                <w:t xml:space="preserve"> </w:t>
              </w:r>
              <w:r w:rsidRPr="00BE6E07">
                <w:rPr>
                  <w:szCs w:val="24"/>
                </w:rPr>
                <w:t>“</w:t>
              </w:r>
              <w:proofErr w:type="spellStart"/>
              <w:r w:rsidRPr="00BE6E07">
                <w:rPr>
                  <w:szCs w:val="24"/>
                </w:rPr>
                <w:t>typeDef</w:t>
              </w:r>
              <w:proofErr w:type="spellEnd"/>
              <w:r w:rsidRPr="00BE6E07">
                <w:rPr>
                  <w:szCs w:val="24"/>
                </w:rPr>
                <w:t>” statement</w:t>
              </w:r>
            </w:ins>
          </w:p>
        </w:tc>
      </w:tr>
      <w:tr w:rsidR="00984456" w:rsidRPr="0060788A" w:rsidTr="00C3305A">
        <w:trPr>
          <w:ins w:id="211" w:author="Bernd" w:date="2015-09-18T08:58:00Z"/>
        </w:trPr>
        <w:tc>
          <w:tcPr>
            <w:tcW w:w="1913" w:type="dxa"/>
            <w:shd w:val="clear" w:color="auto" w:fill="EEF1A5" w:themeFill="accent2" w:themeFillTint="66"/>
          </w:tcPr>
          <w:p w:rsidR="00984456" w:rsidRPr="0060788A" w:rsidRDefault="00984456" w:rsidP="00C3305A">
            <w:pPr>
              <w:rPr>
                <w:ins w:id="212" w:author="Bernd" w:date="2015-09-18T08:58:00Z"/>
                <w:szCs w:val="24"/>
              </w:rPr>
            </w:pPr>
            <w:ins w:id="213" w:author="Bernd" w:date="2015-09-18T08:58:00Z">
              <w:r w:rsidRPr="0060788A">
                <w:rPr>
                  <w:szCs w:val="24"/>
                </w:rPr>
                <w:t>UML Artifact</w:t>
              </w:r>
            </w:ins>
          </w:p>
        </w:tc>
        <w:tc>
          <w:tcPr>
            <w:tcW w:w="3827" w:type="dxa"/>
            <w:shd w:val="clear" w:color="auto" w:fill="7BEFFF" w:themeFill="accent1" w:themeFillTint="66"/>
          </w:tcPr>
          <w:p w:rsidR="00984456" w:rsidRPr="0060788A" w:rsidRDefault="00984456" w:rsidP="00C3305A">
            <w:pPr>
              <w:rPr>
                <w:ins w:id="214" w:author="Bernd" w:date="2015-09-18T08:58:00Z"/>
                <w:szCs w:val="24"/>
              </w:rPr>
            </w:pPr>
            <w:ins w:id="215" w:author="Bernd" w:date="2015-09-18T08:58:00Z">
              <w:r w:rsidRPr="0060788A">
                <w:rPr>
                  <w:szCs w:val="24"/>
                </w:rPr>
                <w:t>YANG Artifact</w:t>
              </w:r>
            </w:ins>
          </w:p>
        </w:tc>
        <w:tc>
          <w:tcPr>
            <w:tcW w:w="3760" w:type="dxa"/>
            <w:shd w:val="clear" w:color="auto" w:fill="D9D9D9" w:themeFill="background1" w:themeFillShade="D9"/>
          </w:tcPr>
          <w:p w:rsidR="00984456" w:rsidRPr="0060788A" w:rsidRDefault="00984456" w:rsidP="00C3305A">
            <w:pPr>
              <w:rPr>
                <w:ins w:id="216" w:author="Bernd" w:date="2015-09-18T08:58:00Z"/>
                <w:szCs w:val="24"/>
              </w:rPr>
            </w:pPr>
            <w:ins w:id="217" w:author="Bernd" w:date="2015-09-18T08:58:00Z">
              <w:r w:rsidRPr="0060788A">
                <w:rPr>
                  <w:szCs w:val="24"/>
                </w:rPr>
                <w:t>Comments</w:t>
              </w:r>
            </w:ins>
          </w:p>
        </w:tc>
      </w:tr>
      <w:tr w:rsidR="00D24EF1" w:rsidRPr="00B9286F" w:rsidTr="00224E69">
        <w:trPr>
          <w:tblHeader w:val="off"/>
        </w:trPr>
        <w:tc>
          <w:tcPr>
            <w:tcW w:w="1913" w:type="dxa"/>
          </w:tcPr>
          <w:p w:rsidR="00D24EF1" w:rsidRPr="00B9286F" w:rsidRDefault="00D24EF1" w:rsidP="00A12D5F">
            <w:pPr>
              <w:rPr>
                <w:szCs w:val="24"/>
              </w:rPr>
            </w:pPr>
            <w:r w:rsidRPr="00224E69">
              <w:rPr>
                <w:szCs w:val="24"/>
                <w:highlight w:val="yellow"/>
              </w:rPr>
              <w:t>unit?</w:t>
            </w:r>
          </w:p>
        </w:tc>
        <w:tc>
          <w:tcPr>
            <w:tcW w:w="3827" w:type="dxa"/>
          </w:tcPr>
          <w:p w:rsidR="00D24EF1" w:rsidRPr="00B9286F" w:rsidRDefault="00D24EF1" w:rsidP="00A12D5F">
            <w:pPr>
              <w:rPr>
                <w:szCs w:val="24"/>
              </w:rPr>
            </w:pPr>
            <w:r w:rsidRPr="00C27849">
              <w:rPr>
                <w:szCs w:val="24"/>
              </w:rPr>
              <w:t>“</w:t>
            </w:r>
            <w:r>
              <w:rPr>
                <w:szCs w:val="24"/>
              </w:rPr>
              <w:t>units</w:t>
            </w:r>
            <w:r w:rsidRPr="00C27849">
              <w:rPr>
                <w:szCs w:val="24"/>
              </w:rPr>
              <w:t xml:space="preserve">” </w:t>
            </w:r>
            <w:proofErr w:type="spellStart"/>
            <w:r w:rsidRPr="00C27849">
              <w:rPr>
                <w:szCs w:val="24"/>
              </w:rPr>
              <w:t>substatement</w:t>
            </w:r>
            <w:proofErr w:type="spellEnd"/>
          </w:p>
        </w:tc>
        <w:tc>
          <w:tcPr>
            <w:tcW w:w="3760" w:type="dxa"/>
          </w:tcPr>
          <w:p w:rsidR="00D24EF1" w:rsidRPr="00B9286F" w:rsidRDefault="00224E69" w:rsidP="00A12D5F">
            <w:pPr>
              <w:rPr>
                <w:szCs w:val="24"/>
              </w:rPr>
            </w:pPr>
            <w:r>
              <w:rPr>
                <w:szCs w:val="24"/>
              </w:rPr>
              <w:t>unit is not an explicit property of a data type</w:t>
            </w:r>
          </w:p>
        </w:tc>
      </w:tr>
    </w:tbl>
    <w:p w:rsidR="00C8488E" w:rsidRDefault="00C8488E" w:rsidP="00C8488E"/>
    <w:p w:rsidR="00C8488E" w:rsidRDefault="00C8488E" w:rsidP="009B6F01">
      <w:pPr>
        <w:pStyle w:val="TableCaption"/>
        <w:outlineLvl w:val="0"/>
      </w:pPr>
      <w:bookmarkStart w:id="218" w:name="_Toc430330767"/>
      <w:r>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219" w:author="Bernd" w:date="2015-09-18T08:58:00Z">
        <w:r w:rsidR="00984456">
          <w:rPr>
            <w:noProof/>
          </w:rPr>
          <w:t>14</w:t>
        </w:r>
      </w:ins>
      <w:del w:id="220" w:author="Bernd" w:date="2015-09-18T08:58:00Z">
        <w:r w:rsidR="00745A31" w:rsidDel="00984456">
          <w:rPr>
            <w:noProof/>
          </w:rPr>
          <w:delText>10</w:delText>
        </w:r>
      </w:del>
      <w:r w:rsidR="009D680C">
        <w:fldChar w:fldCharType="end"/>
      </w:r>
      <w:r>
        <w:t>: Basic</w:t>
      </w:r>
      <w:r w:rsidRPr="00D762A8">
        <w:t xml:space="preserve"> Data Type </w:t>
      </w:r>
      <w:r>
        <w:t>Mapping Example</w:t>
      </w:r>
      <w:bookmarkEnd w:id="218"/>
    </w:p>
    <w:tbl>
      <w:tblPr>
        <w:tblStyle w:val="Tabellengitternetz"/>
        <w:tblW w:w="0" w:type="auto"/>
        <w:tblLayout w:type="fixed"/>
        <w:tblLook w:val="04A0"/>
      </w:tblPr>
      <w:tblGrid>
        <w:gridCol w:w="4750"/>
        <w:gridCol w:w="4750"/>
      </w:tblGrid>
      <w:tr w:rsidR="00C8488E" w:rsidTr="001278FB">
        <w:trPr>
          <w:cantSplit/>
          <w:tblHeader w:val="off"/>
        </w:trPr>
        <w:tc>
          <w:tcPr>
            <w:tcW w:w="4750" w:type="dxa"/>
          </w:tcPr>
          <w:p w:rsidR="00C8488E" w:rsidRDefault="00547F09" w:rsidP="001278FB">
            <w:pPr>
              <w:jc w:val="center"/>
            </w:pPr>
            <w:r>
              <w:rPr>
                <w:noProof/>
                <w:lang w:val="de-DE" w:eastAsia="de-DE"/>
              </w:rPr>
              <w:drawing>
                <wp:inline distT="0" distB="0" distL="0" distR="0">
                  <wp:extent cx="1794510" cy="1285240"/>
                  <wp:effectExtent l="19050" t="0" r="0" b="0"/>
                  <wp:docPr id="3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1794510" cy="1285240"/>
                          </a:xfrm>
                          <a:prstGeom prst="rect">
                            <a:avLst/>
                          </a:prstGeom>
                          <a:noFill/>
                          <a:ln w="9525">
                            <a:noFill/>
                            <a:miter lim="800000"/>
                            <a:headEnd/>
                            <a:tailEnd/>
                          </a:ln>
                        </pic:spPr>
                      </pic:pic>
                    </a:graphicData>
                  </a:graphic>
                </wp:inline>
              </w:drawing>
            </w:r>
          </w:p>
        </w:tc>
        <w:tc>
          <w:tcPr>
            <w:tcW w:w="4750" w:type="dxa"/>
          </w:tcPr>
          <w:p w:rsidR="00205108" w:rsidRDefault="00205108" w:rsidP="00205108">
            <w:pPr>
              <w:tabs>
                <w:tab w:val="left" w:pos="315"/>
                <w:tab w:val="left" w:pos="599"/>
                <w:tab w:val="left" w:pos="904"/>
              </w:tabs>
              <w:rPr>
                <w:sz w:val="20"/>
                <w:szCs w:val="20"/>
              </w:rPr>
            </w:pPr>
            <w:r>
              <w:rPr>
                <w:sz w:val="20"/>
                <w:szCs w:val="20"/>
              </w:rPr>
              <w:t xml:space="preserve">from </w:t>
            </w:r>
            <w:proofErr w:type="spellStart"/>
            <w:r w:rsidRPr="00205108">
              <w:rPr>
                <w:sz w:val="20"/>
                <w:szCs w:val="20"/>
              </w:rPr>
              <w:t>ietf</w:t>
            </w:r>
            <w:proofErr w:type="spellEnd"/>
            <w:r w:rsidRPr="00205108">
              <w:rPr>
                <w:sz w:val="20"/>
                <w:szCs w:val="20"/>
              </w:rPr>
              <w:t>-yang-</w:t>
            </w:r>
            <w:proofErr w:type="spellStart"/>
            <w:r w:rsidRPr="00205108">
              <w:rPr>
                <w:sz w:val="20"/>
                <w:szCs w:val="20"/>
              </w:rPr>
              <w:t>types.yang</w:t>
            </w:r>
            <w:proofErr w:type="spellEnd"/>
            <w:r>
              <w:rPr>
                <w:sz w:val="20"/>
                <w:szCs w:val="20"/>
              </w:rPr>
              <w:t>:</w:t>
            </w:r>
          </w:p>
          <w:p w:rsidR="00C8488E" w:rsidRDefault="00C8488E" w:rsidP="00C8488E">
            <w:pPr>
              <w:tabs>
                <w:tab w:val="left" w:pos="315"/>
                <w:tab w:val="left" w:pos="599"/>
                <w:tab w:val="left" w:pos="904"/>
              </w:tabs>
              <w:spacing w:after="0"/>
              <w:rPr>
                <w:sz w:val="20"/>
                <w:szCs w:val="20"/>
              </w:rPr>
            </w:pPr>
            <w:proofErr w:type="spellStart"/>
            <w:r w:rsidRPr="00C8488E">
              <w:rPr>
                <w:sz w:val="20"/>
                <w:szCs w:val="20"/>
              </w:rPr>
              <w:t>typedef</w:t>
            </w:r>
            <w:proofErr w:type="spellEnd"/>
            <w:r w:rsidRPr="00C8488E">
              <w:rPr>
                <w:sz w:val="20"/>
                <w:szCs w:val="20"/>
              </w:rPr>
              <w:t xml:space="preserve"> </w:t>
            </w:r>
            <w:proofErr w:type="spellStart"/>
            <w:r w:rsidRPr="00037B2B">
              <w:rPr>
                <w:sz w:val="20"/>
                <w:szCs w:val="20"/>
                <w:highlight w:val="yellow"/>
              </w:rPr>
              <w:t>mac</w:t>
            </w:r>
            <w:proofErr w:type="spellEnd"/>
            <w:r w:rsidRPr="00037B2B">
              <w:rPr>
                <w:sz w:val="20"/>
                <w:szCs w:val="20"/>
                <w:highlight w:val="yellow"/>
              </w:rPr>
              <w:t>-address</w:t>
            </w:r>
            <w:r w:rsidRPr="00C8488E">
              <w:rPr>
                <w:sz w:val="20"/>
                <w:szCs w:val="20"/>
              </w:rPr>
              <w:t xml:space="preserve"> {</w:t>
            </w:r>
            <w:r>
              <w:rPr>
                <w:sz w:val="20"/>
                <w:szCs w:val="20"/>
              </w:rPr>
              <w:br/>
            </w:r>
            <w:r>
              <w:rPr>
                <w:sz w:val="20"/>
                <w:szCs w:val="20"/>
              </w:rPr>
              <w:tab/>
            </w:r>
            <w:r w:rsidRPr="00C8488E">
              <w:rPr>
                <w:sz w:val="20"/>
                <w:szCs w:val="20"/>
              </w:rPr>
              <w:t>type string {</w:t>
            </w:r>
            <w:r>
              <w:rPr>
                <w:sz w:val="20"/>
                <w:szCs w:val="20"/>
              </w:rPr>
              <w:br/>
            </w:r>
            <w:r>
              <w:rPr>
                <w:sz w:val="20"/>
                <w:szCs w:val="20"/>
              </w:rPr>
              <w:tab/>
            </w:r>
            <w:r>
              <w:rPr>
                <w:sz w:val="20"/>
                <w:szCs w:val="20"/>
              </w:rPr>
              <w:tab/>
            </w:r>
            <w:r w:rsidRPr="00C8488E">
              <w:rPr>
                <w:sz w:val="20"/>
                <w:szCs w:val="20"/>
              </w:rPr>
              <w:t>pattern '[0-9a-f</w:t>
            </w:r>
            <w:r w:rsidRPr="00BF2002">
              <w:rPr>
                <w:sz w:val="20"/>
                <w:szCs w:val="20"/>
                <w:highlight w:val="yellow"/>
              </w:rPr>
              <w:t>A-F</w:t>
            </w:r>
            <w:r w:rsidRPr="00C8488E">
              <w:rPr>
                <w:sz w:val="20"/>
                <w:szCs w:val="20"/>
              </w:rPr>
              <w:t>]{2}(:[0-9a-f</w:t>
            </w:r>
            <w:r w:rsidRPr="00BF2002">
              <w:rPr>
                <w:sz w:val="20"/>
                <w:szCs w:val="20"/>
                <w:highlight w:val="yellow"/>
              </w:rPr>
              <w:t>A-F</w:t>
            </w:r>
            <w:r w:rsidRPr="00C8488E">
              <w:rPr>
                <w:sz w:val="20"/>
                <w:szCs w:val="20"/>
              </w:rPr>
              <w:t>]{2}){5}';</w:t>
            </w:r>
            <w:r>
              <w:rPr>
                <w:sz w:val="20"/>
                <w:szCs w:val="20"/>
              </w:rPr>
              <w:tab/>
            </w:r>
            <w:r>
              <w:rPr>
                <w:sz w:val="20"/>
                <w:szCs w:val="20"/>
              </w:rPr>
              <w:br/>
            </w:r>
            <w:r>
              <w:rPr>
                <w:sz w:val="20"/>
                <w:szCs w:val="20"/>
              </w:rPr>
              <w:tab/>
            </w:r>
            <w:r w:rsidRPr="00C8488E">
              <w:rPr>
                <w:sz w:val="20"/>
                <w:szCs w:val="20"/>
              </w:rPr>
              <w:t>}</w:t>
            </w:r>
            <w:r>
              <w:rPr>
                <w:sz w:val="20"/>
                <w:szCs w:val="20"/>
              </w:rPr>
              <w:br/>
            </w:r>
            <w:r>
              <w:rPr>
                <w:sz w:val="20"/>
                <w:szCs w:val="20"/>
              </w:rPr>
              <w:tab/>
            </w:r>
            <w:r w:rsidRPr="00C8488E">
              <w:rPr>
                <w:sz w:val="20"/>
                <w:szCs w:val="20"/>
              </w:rPr>
              <w:t>description</w:t>
            </w:r>
          </w:p>
          <w:p w:rsidR="00C8488E" w:rsidRPr="00C8488E" w:rsidRDefault="00C8488E" w:rsidP="001F7268">
            <w:pPr>
              <w:tabs>
                <w:tab w:val="left" w:pos="315"/>
                <w:tab w:val="left" w:pos="599"/>
                <w:tab w:val="left" w:pos="904"/>
              </w:tabs>
              <w:spacing w:after="0"/>
              <w:ind w:left="459"/>
              <w:rPr>
                <w:sz w:val="20"/>
                <w:szCs w:val="20"/>
              </w:rPr>
            </w:pPr>
            <w:r w:rsidRPr="00C8488E">
              <w:rPr>
                <w:sz w:val="20"/>
                <w:szCs w:val="20"/>
              </w:rPr>
              <w:t xml:space="preserve">"The </w:t>
            </w:r>
            <w:proofErr w:type="spellStart"/>
            <w:r w:rsidRPr="00C8488E">
              <w:rPr>
                <w:sz w:val="20"/>
                <w:szCs w:val="20"/>
              </w:rPr>
              <w:t>mac</w:t>
            </w:r>
            <w:proofErr w:type="spellEnd"/>
            <w:r w:rsidRPr="00C8488E">
              <w:rPr>
                <w:sz w:val="20"/>
                <w:szCs w:val="20"/>
              </w:rPr>
              <w:t>-address type represents an IEEE 802 MAC address. The canonical representation uses lowercase characters.</w:t>
            </w:r>
            <w:r>
              <w:rPr>
                <w:sz w:val="20"/>
                <w:szCs w:val="20"/>
              </w:rPr>
              <w:br/>
            </w:r>
            <w:r>
              <w:rPr>
                <w:sz w:val="20"/>
                <w:szCs w:val="20"/>
              </w:rPr>
              <w:br/>
            </w:r>
            <w:r w:rsidRPr="00C8488E">
              <w:rPr>
                <w:sz w:val="20"/>
                <w:szCs w:val="20"/>
              </w:rPr>
              <w:t>In the value set and its semantics, this type is equivalent</w:t>
            </w:r>
            <w:r>
              <w:rPr>
                <w:sz w:val="20"/>
                <w:szCs w:val="20"/>
              </w:rPr>
              <w:t xml:space="preserve"> </w:t>
            </w:r>
            <w:r w:rsidRPr="00C8488E">
              <w:rPr>
                <w:sz w:val="20"/>
                <w:szCs w:val="20"/>
              </w:rPr>
              <w:t xml:space="preserve">to the </w:t>
            </w:r>
            <w:proofErr w:type="spellStart"/>
            <w:r w:rsidRPr="00C8488E">
              <w:rPr>
                <w:sz w:val="20"/>
                <w:szCs w:val="20"/>
              </w:rPr>
              <w:t>MacAddress</w:t>
            </w:r>
            <w:proofErr w:type="spellEnd"/>
            <w:r w:rsidRPr="00C8488E">
              <w:rPr>
                <w:sz w:val="20"/>
                <w:szCs w:val="20"/>
              </w:rPr>
              <w:t xml:space="preserve"> textual convention of the SMIv2.";</w:t>
            </w:r>
          </w:p>
          <w:p w:rsidR="001F7268" w:rsidRDefault="001F7268" w:rsidP="001F7268">
            <w:pPr>
              <w:tabs>
                <w:tab w:val="left" w:pos="315"/>
                <w:tab w:val="left" w:pos="599"/>
                <w:tab w:val="left" w:pos="904"/>
              </w:tabs>
              <w:spacing w:after="0"/>
              <w:rPr>
                <w:sz w:val="20"/>
                <w:szCs w:val="20"/>
              </w:rPr>
            </w:pPr>
            <w:r>
              <w:rPr>
                <w:sz w:val="20"/>
                <w:szCs w:val="20"/>
              </w:rPr>
              <w:tab/>
            </w:r>
            <w:r w:rsidR="00C8488E" w:rsidRPr="00C8488E">
              <w:rPr>
                <w:sz w:val="20"/>
                <w:szCs w:val="20"/>
              </w:rPr>
              <w:t>reference</w:t>
            </w:r>
          </w:p>
          <w:p w:rsidR="00C8488E" w:rsidRPr="00C8488E" w:rsidRDefault="00C8488E" w:rsidP="001F7268">
            <w:pPr>
              <w:tabs>
                <w:tab w:val="left" w:pos="315"/>
                <w:tab w:val="left" w:pos="599"/>
                <w:tab w:val="left" w:pos="904"/>
              </w:tabs>
              <w:spacing w:after="0"/>
              <w:ind w:left="459"/>
              <w:rPr>
                <w:sz w:val="20"/>
                <w:szCs w:val="20"/>
              </w:rPr>
            </w:pPr>
            <w:r w:rsidRPr="00C8488E">
              <w:rPr>
                <w:sz w:val="20"/>
                <w:szCs w:val="20"/>
              </w:rPr>
              <w:t>"IEEE 802: IEEE Standard for Local and Metropolitan Area</w:t>
            </w:r>
            <w:r w:rsidR="001F7268">
              <w:rPr>
                <w:sz w:val="20"/>
                <w:szCs w:val="20"/>
              </w:rPr>
              <w:t xml:space="preserve"> </w:t>
            </w:r>
            <w:r w:rsidRPr="00C8488E">
              <w:rPr>
                <w:sz w:val="20"/>
                <w:szCs w:val="20"/>
              </w:rPr>
              <w:t>Networks: Overview and Architecture</w:t>
            </w:r>
            <w:r w:rsidR="001F7268">
              <w:rPr>
                <w:sz w:val="20"/>
                <w:szCs w:val="20"/>
              </w:rPr>
              <w:br/>
            </w:r>
            <w:r w:rsidRPr="00C8488E">
              <w:rPr>
                <w:sz w:val="20"/>
                <w:szCs w:val="20"/>
              </w:rPr>
              <w:t>RFC 2579: Textual Conventions for SMIv2";</w:t>
            </w:r>
          </w:p>
          <w:p w:rsidR="00C8488E" w:rsidRPr="00127393" w:rsidRDefault="00C8488E" w:rsidP="00C8488E">
            <w:pPr>
              <w:tabs>
                <w:tab w:val="left" w:pos="315"/>
                <w:tab w:val="left" w:pos="599"/>
                <w:tab w:val="left" w:pos="904"/>
              </w:tabs>
              <w:rPr>
                <w:sz w:val="20"/>
                <w:szCs w:val="20"/>
              </w:rPr>
            </w:pPr>
            <w:r w:rsidRPr="00C8488E">
              <w:rPr>
                <w:sz w:val="20"/>
                <w:szCs w:val="20"/>
              </w:rPr>
              <w:t>}</w:t>
            </w:r>
          </w:p>
        </w:tc>
      </w:tr>
    </w:tbl>
    <w:p w:rsidR="00C8488E" w:rsidRDefault="00C8488E" w:rsidP="00C8488E"/>
    <w:p w:rsidR="003C5F2E" w:rsidRDefault="003C5F2E" w:rsidP="003C5F2E"/>
    <w:p w:rsidR="00D24EF1" w:rsidRDefault="00D24EF1" w:rsidP="009B6F01">
      <w:pPr>
        <w:pStyle w:val="berschrift3"/>
      </w:pPr>
      <w:bookmarkStart w:id="221" w:name="_Toc430330725"/>
      <w:r w:rsidRPr="002B7DFC">
        <w:lastRenderedPageBreak/>
        <w:t xml:space="preserve">Mapping of </w:t>
      </w:r>
      <w:r>
        <w:t>Complex Data</w:t>
      </w:r>
      <w:r w:rsidRPr="002B7DFC">
        <w:t xml:space="preserve"> Types</w:t>
      </w:r>
      <w:bookmarkEnd w:id="221"/>
    </w:p>
    <w:p w:rsidR="00D24EF1" w:rsidRDefault="00D24EF1" w:rsidP="00D24EF1"/>
    <w:p w:rsidR="00D24EF1" w:rsidRDefault="00D24EF1" w:rsidP="009B6F01">
      <w:pPr>
        <w:pStyle w:val="TableCaption"/>
        <w:outlineLvl w:val="0"/>
      </w:pPr>
      <w:bookmarkStart w:id="222" w:name="_Toc420597473"/>
      <w:bookmarkStart w:id="223" w:name="_Toc430330768"/>
      <w:r>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224" w:author="Bernd" w:date="2015-09-18T08:58:00Z">
        <w:r w:rsidR="00984456">
          <w:rPr>
            <w:noProof/>
          </w:rPr>
          <w:t>15</w:t>
        </w:r>
      </w:ins>
      <w:del w:id="225" w:author="Bernd" w:date="2015-09-18T08:58:00Z">
        <w:r w:rsidR="00745A31" w:rsidDel="00984456">
          <w:rPr>
            <w:noProof/>
          </w:rPr>
          <w:delText>11</w:delText>
        </w:r>
      </w:del>
      <w:r w:rsidR="009D680C">
        <w:fldChar w:fldCharType="end"/>
      </w:r>
      <w:r>
        <w:t>: Complex Data Type Mapping</w:t>
      </w:r>
      <w:bookmarkEnd w:id="222"/>
      <w:bookmarkEnd w:id="223"/>
    </w:p>
    <w:tbl>
      <w:tblPr>
        <w:tblStyle w:val="Tabellengitternetz"/>
        <w:tblW w:w="0" w:type="auto"/>
        <w:tblLook w:val="04A0"/>
      </w:tblPr>
      <w:tblGrid>
        <w:gridCol w:w="1913"/>
        <w:gridCol w:w="3827"/>
        <w:gridCol w:w="3760"/>
      </w:tblGrid>
      <w:tr w:rsidR="00D24EF1" w:rsidRPr="0060788A" w:rsidTr="00A12D5F">
        <w:tc>
          <w:tcPr>
            <w:tcW w:w="9500" w:type="dxa"/>
            <w:gridSpan w:val="3"/>
            <w:shd w:val="clear" w:color="auto" w:fill="BAE3A7" w:themeFill="accent5" w:themeFillTint="66"/>
          </w:tcPr>
          <w:p w:rsidR="00D24EF1" w:rsidRPr="0060788A" w:rsidRDefault="00D24EF1" w:rsidP="00F8097A">
            <w:pPr>
              <w:jc w:val="center"/>
              <w:rPr>
                <w:szCs w:val="24"/>
              </w:rPr>
            </w:pPr>
            <w:r>
              <w:rPr>
                <w:szCs w:val="24"/>
              </w:rPr>
              <w:t>Complex Data</w:t>
            </w:r>
            <w:r w:rsidRPr="0060788A">
              <w:rPr>
                <w:szCs w:val="24"/>
              </w:rPr>
              <w:t xml:space="preserve"> Type </w:t>
            </w:r>
            <w:r w:rsidRPr="0060788A">
              <w:rPr>
                <w:szCs w:val="24"/>
              </w:rPr>
              <w:sym w:font="Wingdings" w:char="F0E0"/>
            </w:r>
            <w:r w:rsidRPr="0060788A">
              <w:rPr>
                <w:szCs w:val="24"/>
              </w:rPr>
              <w:t xml:space="preserve"> </w:t>
            </w:r>
            <w:r w:rsidRPr="003C5F2E">
              <w:rPr>
                <w:szCs w:val="24"/>
              </w:rPr>
              <w:t>“grouping” statement</w:t>
            </w:r>
          </w:p>
        </w:tc>
      </w:tr>
      <w:tr w:rsidR="00D24EF1" w:rsidRPr="0060788A" w:rsidTr="00A12D5F">
        <w:tc>
          <w:tcPr>
            <w:tcW w:w="1913" w:type="dxa"/>
            <w:shd w:val="clear" w:color="auto" w:fill="EEF1A5" w:themeFill="accent2" w:themeFillTint="66"/>
          </w:tcPr>
          <w:p w:rsidR="00D24EF1" w:rsidRPr="0060788A" w:rsidRDefault="00D24EF1" w:rsidP="00A12D5F">
            <w:pPr>
              <w:rPr>
                <w:szCs w:val="24"/>
              </w:rPr>
            </w:pPr>
            <w:r w:rsidRPr="0060788A">
              <w:rPr>
                <w:szCs w:val="24"/>
              </w:rPr>
              <w:t>UML Artifact</w:t>
            </w:r>
          </w:p>
        </w:tc>
        <w:tc>
          <w:tcPr>
            <w:tcW w:w="3827" w:type="dxa"/>
            <w:shd w:val="clear" w:color="auto" w:fill="7BEFFF" w:themeFill="accent1" w:themeFillTint="66"/>
          </w:tcPr>
          <w:p w:rsidR="00D24EF1" w:rsidRPr="0060788A" w:rsidRDefault="00D24EF1" w:rsidP="00A12D5F">
            <w:pPr>
              <w:rPr>
                <w:szCs w:val="24"/>
              </w:rPr>
            </w:pPr>
            <w:r w:rsidRPr="0060788A">
              <w:rPr>
                <w:szCs w:val="24"/>
              </w:rPr>
              <w:t>YANG Artifact</w:t>
            </w:r>
          </w:p>
        </w:tc>
        <w:tc>
          <w:tcPr>
            <w:tcW w:w="3760" w:type="dxa"/>
            <w:shd w:val="clear" w:color="auto" w:fill="D9D9D9" w:themeFill="background1" w:themeFillShade="D9"/>
          </w:tcPr>
          <w:p w:rsidR="00D24EF1" w:rsidRPr="0060788A" w:rsidRDefault="00D24EF1" w:rsidP="00A12D5F">
            <w:pPr>
              <w:rPr>
                <w:szCs w:val="24"/>
              </w:rPr>
            </w:pPr>
            <w:r w:rsidRPr="0060788A">
              <w:rPr>
                <w:szCs w:val="24"/>
              </w:rPr>
              <w:t>Comments</w:t>
            </w:r>
          </w:p>
        </w:tc>
      </w:tr>
      <w:tr w:rsidR="00D24EF1" w:rsidRPr="0060788A" w:rsidTr="00A12D5F">
        <w:trPr>
          <w:tblHeader w:val="off"/>
        </w:trPr>
        <w:tc>
          <w:tcPr>
            <w:tcW w:w="1913" w:type="dxa"/>
            <w:shd w:val="clear" w:color="auto" w:fill="F6F8D2" w:themeFill="accent2" w:themeFillTint="33"/>
          </w:tcPr>
          <w:p w:rsidR="00D24EF1" w:rsidRPr="0060788A" w:rsidRDefault="00D24EF1" w:rsidP="00A12D5F">
            <w:pPr>
              <w:rPr>
                <w:szCs w:val="24"/>
              </w:rPr>
            </w:pPr>
            <w:r w:rsidRPr="00986FE9">
              <w:rPr>
                <w:szCs w:val="24"/>
                <w:lang w:val="fr-FR"/>
              </w:rPr>
              <w:t>documentation</w:t>
            </w:r>
          </w:p>
        </w:tc>
        <w:tc>
          <w:tcPr>
            <w:tcW w:w="3827" w:type="dxa"/>
            <w:shd w:val="clear" w:color="auto" w:fill="BDF7FF" w:themeFill="accent1" w:themeFillTint="33"/>
          </w:tcPr>
          <w:p w:rsidR="00D24EF1" w:rsidRPr="0060788A" w:rsidRDefault="00D24EF1" w:rsidP="00A12D5F">
            <w:pPr>
              <w:rPr>
                <w:szCs w:val="24"/>
              </w:rPr>
            </w:pPr>
            <w:r w:rsidRPr="00986FE9">
              <w:rPr>
                <w:szCs w:val="24"/>
                <w:lang w:val="fr-FR"/>
              </w:rPr>
              <w:t xml:space="preserve">“description” </w:t>
            </w:r>
            <w:proofErr w:type="spellStart"/>
            <w:r w:rsidRPr="00986FE9">
              <w:rPr>
                <w:szCs w:val="24"/>
                <w:lang w:val="fr-FR"/>
              </w:rPr>
              <w:t>substatement</w:t>
            </w:r>
            <w:proofErr w:type="spellEnd"/>
          </w:p>
        </w:tc>
        <w:tc>
          <w:tcPr>
            <w:tcW w:w="3760" w:type="dxa"/>
          </w:tcPr>
          <w:p w:rsidR="00D24EF1" w:rsidRPr="0060788A" w:rsidRDefault="00D24EF1" w:rsidP="00A12D5F">
            <w:pPr>
              <w:rPr>
                <w:szCs w:val="24"/>
              </w:rPr>
            </w:pPr>
          </w:p>
        </w:tc>
      </w:tr>
      <w:tr w:rsidR="00F8097A" w:rsidRPr="0060788A" w:rsidTr="00A12D5F">
        <w:trPr>
          <w:tblHeader w:val="off"/>
        </w:trPr>
        <w:tc>
          <w:tcPr>
            <w:tcW w:w="1913" w:type="dxa"/>
            <w:shd w:val="clear" w:color="auto" w:fill="F6F8D2" w:themeFill="accent2" w:themeFillTint="33"/>
          </w:tcPr>
          <w:p w:rsidR="00F8097A" w:rsidRPr="0060788A" w:rsidRDefault="00F73203" w:rsidP="00F73203">
            <w:pPr>
              <w:rPr>
                <w:szCs w:val="24"/>
              </w:rPr>
            </w:pPr>
            <w:r>
              <w:rPr>
                <w:szCs w:val="24"/>
              </w:rPr>
              <w:t>not used</w:t>
            </w:r>
          </w:p>
        </w:tc>
        <w:tc>
          <w:tcPr>
            <w:tcW w:w="3827" w:type="dxa"/>
            <w:shd w:val="clear" w:color="auto" w:fill="BDF7FF" w:themeFill="accent1" w:themeFillTint="33"/>
          </w:tcPr>
          <w:p w:rsidR="00F8097A" w:rsidRPr="0060788A" w:rsidRDefault="00C220DE" w:rsidP="00C220DE">
            <w:pPr>
              <w:rPr>
                <w:szCs w:val="24"/>
              </w:rPr>
            </w:pPr>
            <w:r>
              <w:rPr>
                <w:szCs w:val="24"/>
              </w:rPr>
              <w:t>“</w:t>
            </w:r>
            <w:commentRangeStart w:id="226"/>
            <w:r>
              <w:rPr>
                <w:szCs w:val="24"/>
              </w:rPr>
              <w:t>action</w:t>
            </w:r>
            <w:commentRangeEnd w:id="226"/>
            <w:r>
              <w:rPr>
                <w:rStyle w:val="Kommentarzeichen"/>
              </w:rPr>
              <w:commentReference w:id="226"/>
            </w:r>
            <w:r>
              <w:rPr>
                <w:szCs w:val="24"/>
              </w:rPr>
              <w:t xml:space="preserve">” </w:t>
            </w:r>
            <w:proofErr w:type="spellStart"/>
            <w:r>
              <w:rPr>
                <w:szCs w:val="24"/>
              </w:rPr>
              <w:t>sub</w:t>
            </w:r>
            <w:r w:rsidRPr="00205C12">
              <w:rPr>
                <w:szCs w:val="24"/>
              </w:rPr>
              <w:t>statement</w:t>
            </w:r>
            <w:proofErr w:type="spellEnd"/>
          </w:p>
        </w:tc>
        <w:tc>
          <w:tcPr>
            <w:tcW w:w="3760" w:type="dxa"/>
          </w:tcPr>
          <w:p w:rsidR="00F8097A" w:rsidRPr="0060788A" w:rsidRDefault="00F8097A" w:rsidP="00A12D5F">
            <w:pPr>
              <w:rPr>
                <w:szCs w:val="24"/>
              </w:rPr>
            </w:pPr>
          </w:p>
        </w:tc>
      </w:tr>
      <w:tr w:rsidR="00F73203" w:rsidRPr="0060788A" w:rsidTr="00A12D5F">
        <w:trPr>
          <w:tblHeader w:val="off"/>
        </w:trPr>
        <w:tc>
          <w:tcPr>
            <w:tcW w:w="1913" w:type="dxa"/>
            <w:shd w:val="clear" w:color="auto" w:fill="F6F8D2" w:themeFill="accent2" w:themeFillTint="33"/>
          </w:tcPr>
          <w:p w:rsidR="00F73203" w:rsidRPr="0060788A" w:rsidRDefault="00F73203" w:rsidP="00A12D5F">
            <w:pPr>
              <w:rPr>
                <w:szCs w:val="24"/>
              </w:rPr>
            </w:pPr>
            <w:r>
              <w:rPr>
                <w:szCs w:val="24"/>
              </w:rPr>
              <w:t xml:space="preserve">see section </w:t>
            </w:r>
            <w:r w:rsidR="009D680C">
              <w:rPr>
                <w:szCs w:val="24"/>
              </w:rPr>
              <w:fldChar w:fldCharType="begin"/>
            </w:r>
            <w:r>
              <w:rPr>
                <w:szCs w:val="24"/>
              </w:rPr>
              <w:instrText xml:space="preserve"> REF _Ref420586532 \r \h </w:instrText>
            </w:r>
            <w:r w:rsidR="009D680C">
              <w:rPr>
                <w:szCs w:val="24"/>
              </w:rPr>
            </w:r>
            <w:r w:rsidR="009D680C">
              <w:rPr>
                <w:szCs w:val="24"/>
              </w:rPr>
              <w:fldChar w:fldCharType="separate"/>
            </w:r>
            <w:r w:rsidR="00745A31">
              <w:rPr>
                <w:szCs w:val="24"/>
              </w:rPr>
              <w:t>5.3</w:t>
            </w:r>
            <w:r w:rsidR="009D680C">
              <w:rPr>
                <w:szCs w:val="24"/>
              </w:rPr>
              <w:fldChar w:fldCharType="end"/>
            </w:r>
          </w:p>
        </w:tc>
        <w:tc>
          <w:tcPr>
            <w:tcW w:w="3827" w:type="dxa"/>
            <w:shd w:val="clear" w:color="auto" w:fill="BDF7FF" w:themeFill="accent1" w:themeFillTint="33"/>
          </w:tcPr>
          <w:p w:rsidR="00F73203" w:rsidRPr="0060788A" w:rsidRDefault="00F73203" w:rsidP="00A12D5F">
            <w:pPr>
              <w:rPr>
                <w:szCs w:val="24"/>
              </w:rPr>
            </w:pPr>
            <w:r>
              <w:rPr>
                <w:szCs w:val="24"/>
              </w:rPr>
              <w:t xml:space="preserve">“choice” </w:t>
            </w:r>
            <w:proofErr w:type="spellStart"/>
            <w:r>
              <w:rPr>
                <w:szCs w:val="24"/>
              </w:rPr>
              <w:t>sub</w:t>
            </w:r>
            <w:r w:rsidRPr="00205C12">
              <w:rPr>
                <w:szCs w:val="24"/>
              </w:rPr>
              <w:t>statement</w:t>
            </w:r>
            <w:proofErr w:type="spellEnd"/>
          </w:p>
        </w:tc>
        <w:tc>
          <w:tcPr>
            <w:tcW w:w="3760" w:type="dxa"/>
          </w:tcPr>
          <w:p w:rsidR="00F73203" w:rsidRPr="0060788A" w:rsidRDefault="00F73203" w:rsidP="00A12D5F">
            <w:pPr>
              <w:rPr>
                <w:szCs w:val="24"/>
              </w:rPr>
            </w:pPr>
          </w:p>
        </w:tc>
      </w:tr>
      <w:tr w:rsidR="00F73203" w:rsidRPr="00B9286F" w:rsidTr="00A12D5F">
        <w:trPr>
          <w:tblHeader w:val="off"/>
        </w:trPr>
        <w:tc>
          <w:tcPr>
            <w:tcW w:w="1913" w:type="dxa"/>
            <w:shd w:val="clear" w:color="auto" w:fill="F6F8D2" w:themeFill="accent2" w:themeFillTint="33"/>
          </w:tcPr>
          <w:p w:rsidR="00F73203" w:rsidRPr="00B9286F" w:rsidRDefault="00F73203" w:rsidP="00A12D5F">
            <w:pPr>
              <w:rPr>
                <w:szCs w:val="24"/>
              </w:rPr>
            </w:pPr>
            <w:r w:rsidRPr="00AA62EA">
              <w:rPr>
                <w:szCs w:val="24"/>
                <w:highlight w:val="yellow"/>
              </w:rPr>
              <w:t>hyperlink?</w:t>
            </w:r>
          </w:p>
        </w:tc>
        <w:tc>
          <w:tcPr>
            <w:tcW w:w="3827" w:type="dxa"/>
            <w:shd w:val="clear" w:color="auto" w:fill="BDF7FF" w:themeFill="accent1" w:themeFillTint="33"/>
          </w:tcPr>
          <w:p w:rsidR="00F73203" w:rsidRPr="00B9286F" w:rsidRDefault="00F73203" w:rsidP="00A12D5F">
            <w:pPr>
              <w:rPr>
                <w:szCs w:val="24"/>
              </w:rPr>
            </w:pPr>
            <w:r w:rsidRPr="00C27849">
              <w:rPr>
                <w:szCs w:val="24"/>
              </w:rPr>
              <w:t>“</w:t>
            </w:r>
            <w:r>
              <w:rPr>
                <w:szCs w:val="24"/>
              </w:rPr>
              <w:t>reference</w:t>
            </w:r>
            <w:r w:rsidRPr="00C27849">
              <w:rPr>
                <w:szCs w:val="24"/>
              </w:rPr>
              <w:t xml:space="preserve">” </w:t>
            </w:r>
            <w:proofErr w:type="spellStart"/>
            <w:r w:rsidRPr="00C27849">
              <w:rPr>
                <w:szCs w:val="24"/>
              </w:rPr>
              <w:t>substatement</w:t>
            </w:r>
            <w:proofErr w:type="spellEnd"/>
          </w:p>
        </w:tc>
        <w:tc>
          <w:tcPr>
            <w:tcW w:w="3760" w:type="dxa"/>
          </w:tcPr>
          <w:p w:rsidR="00F73203" w:rsidRPr="00B9286F" w:rsidRDefault="00F73203" w:rsidP="00A12D5F">
            <w:pPr>
              <w:rPr>
                <w:szCs w:val="24"/>
              </w:rPr>
            </w:pPr>
            <w:r>
              <w:rPr>
                <w:szCs w:val="24"/>
              </w:rPr>
              <w:t>Papyrus doesn’t support hyperlinks</w:t>
            </w:r>
          </w:p>
        </w:tc>
      </w:tr>
      <w:tr w:rsidR="00F73203" w:rsidRPr="00B9286F" w:rsidTr="00A12D5F">
        <w:trPr>
          <w:tblHeader w:val="off"/>
        </w:trPr>
        <w:tc>
          <w:tcPr>
            <w:tcW w:w="1913" w:type="dxa"/>
            <w:shd w:val="clear" w:color="auto" w:fill="F6F8D2" w:themeFill="accent2" w:themeFillTint="33"/>
          </w:tcPr>
          <w:p w:rsidR="00F73203" w:rsidRPr="00B9286F" w:rsidRDefault="00F73203" w:rsidP="00A12D5F">
            <w:pPr>
              <w:rPr>
                <w:szCs w:val="24"/>
              </w:rPr>
            </w:pPr>
            <w:r>
              <w:rPr>
                <w:szCs w:val="24"/>
              </w:rPr>
              <w:t>lifecycle stereotypes</w:t>
            </w:r>
          </w:p>
        </w:tc>
        <w:tc>
          <w:tcPr>
            <w:tcW w:w="3827" w:type="dxa"/>
            <w:shd w:val="clear" w:color="auto" w:fill="BDF7FF" w:themeFill="accent1" w:themeFillTint="33"/>
          </w:tcPr>
          <w:p w:rsidR="00F73203" w:rsidRPr="00B9286F" w:rsidRDefault="00F73203" w:rsidP="00A12D5F">
            <w:pPr>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p>
        </w:tc>
        <w:tc>
          <w:tcPr>
            <w:tcW w:w="3760" w:type="dxa"/>
          </w:tcPr>
          <w:p w:rsidR="00F73203" w:rsidRPr="00B9286F" w:rsidRDefault="00F73203" w:rsidP="00A12D5F">
            <w:pPr>
              <w:rPr>
                <w:szCs w:val="24"/>
              </w:rPr>
            </w:pPr>
            <w:r w:rsidRPr="00205C12">
              <w:rPr>
                <w:szCs w:val="24"/>
              </w:rPr>
              <w:t>"current", "deprecated", "obsolete"</w:t>
            </w:r>
            <w:r>
              <w:rPr>
                <w:szCs w:val="24"/>
              </w:rPr>
              <w:t>, default = current</w:t>
            </w:r>
          </w:p>
        </w:tc>
      </w:tr>
      <w:tr w:rsidR="00F73203" w:rsidRPr="00B9286F" w:rsidTr="00A12D5F">
        <w:trPr>
          <w:tblHeader w:val="off"/>
        </w:trPr>
        <w:tc>
          <w:tcPr>
            <w:tcW w:w="1913" w:type="dxa"/>
            <w:shd w:val="clear" w:color="auto" w:fill="F6F8D2" w:themeFill="accent2" w:themeFillTint="33"/>
          </w:tcPr>
          <w:p w:rsidR="00F73203" w:rsidRPr="00B9286F" w:rsidRDefault="00F73203" w:rsidP="00A12D5F">
            <w:pPr>
              <w:rPr>
                <w:szCs w:val="24"/>
              </w:rPr>
            </w:pPr>
            <w:r>
              <w:rPr>
                <w:szCs w:val="24"/>
              </w:rPr>
              <w:t>complex attribute</w:t>
            </w:r>
          </w:p>
        </w:tc>
        <w:tc>
          <w:tcPr>
            <w:tcW w:w="3827" w:type="dxa"/>
            <w:shd w:val="clear" w:color="auto" w:fill="BDF7FF" w:themeFill="accent1" w:themeFillTint="33"/>
          </w:tcPr>
          <w:p w:rsidR="00F73203" w:rsidRPr="00B9286F" w:rsidRDefault="00C220DE" w:rsidP="00C220DE">
            <w:pPr>
              <w:rPr>
                <w:szCs w:val="24"/>
              </w:rPr>
            </w:pPr>
            <w:r>
              <w:rPr>
                <w:szCs w:val="24"/>
              </w:rPr>
              <w:t>“</w:t>
            </w:r>
            <w:commentRangeStart w:id="227"/>
            <w:r>
              <w:rPr>
                <w:szCs w:val="24"/>
              </w:rPr>
              <w:t>uses</w:t>
            </w:r>
            <w:commentRangeEnd w:id="227"/>
            <w:r>
              <w:rPr>
                <w:rStyle w:val="Kommentarzeichen"/>
              </w:rPr>
              <w:commentReference w:id="227"/>
            </w:r>
            <w:r>
              <w:rPr>
                <w:szCs w:val="24"/>
              </w:rPr>
              <w:t xml:space="preserve">” </w:t>
            </w:r>
            <w:proofErr w:type="spellStart"/>
            <w:r>
              <w:rPr>
                <w:szCs w:val="24"/>
              </w:rPr>
              <w:t>sub</w:t>
            </w:r>
            <w:r w:rsidRPr="00205C12">
              <w:rPr>
                <w:szCs w:val="24"/>
              </w:rPr>
              <w:t>statement</w:t>
            </w:r>
            <w:proofErr w:type="spellEnd"/>
          </w:p>
        </w:tc>
        <w:tc>
          <w:tcPr>
            <w:tcW w:w="3760" w:type="dxa"/>
          </w:tcPr>
          <w:p w:rsidR="00F73203" w:rsidRPr="00B9286F" w:rsidRDefault="00F73203" w:rsidP="00A12D5F">
            <w:pPr>
              <w:rPr>
                <w:szCs w:val="24"/>
              </w:rPr>
            </w:pPr>
          </w:p>
        </w:tc>
      </w:tr>
    </w:tbl>
    <w:p w:rsidR="00D762A8" w:rsidRDefault="00D762A8" w:rsidP="00D762A8"/>
    <w:p w:rsidR="00D762A8" w:rsidRDefault="00D762A8" w:rsidP="009B6F01">
      <w:pPr>
        <w:pStyle w:val="TableCaption"/>
        <w:outlineLvl w:val="0"/>
      </w:pPr>
      <w:bookmarkStart w:id="228" w:name="_Toc430330769"/>
      <w:r>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229" w:author="Bernd" w:date="2015-09-18T08:58:00Z">
        <w:r w:rsidR="00984456">
          <w:rPr>
            <w:noProof/>
          </w:rPr>
          <w:t>16</w:t>
        </w:r>
      </w:ins>
      <w:del w:id="230" w:author="Bernd" w:date="2015-09-18T08:58:00Z">
        <w:r w:rsidR="00745A31" w:rsidDel="00984456">
          <w:rPr>
            <w:noProof/>
          </w:rPr>
          <w:delText>12</w:delText>
        </w:r>
      </w:del>
      <w:r w:rsidR="009D680C">
        <w:fldChar w:fldCharType="end"/>
      </w:r>
      <w:r>
        <w:t xml:space="preserve">: </w:t>
      </w:r>
      <w:r w:rsidRPr="00D762A8">
        <w:t xml:space="preserve">Complex Data Type </w:t>
      </w:r>
      <w:r>
        <w:t>Mapping Example</w:t>
      </w:r>
      <w:bookmarkEnd w:id="228"/>
    </w:p>
    <w:tbl>
      <w:tblPr>
        <w:tblStyle w:val="Tabellengitternetz"/>
        <w:tblW w:w="0" w:type="auto"/>
        <w:tblLayout w:type="fixed"/>
        <w:tblLook w:val="04A0"/>
      </w:tblPr>
      <w:tblGrid>
        <w:gridCol w:w="4750"/>
        <w:gridCol w:w="4750"/>
      </w:tblGrid>
      <w:tr w:rsidR="00D762A8" w:rsidTr="001278FB">
        <w:trPr>
          <w:cantSplit/>
          <w:tblHeader w:val="off"/>
        </w:trPr>
        <w:tc>
          <w:tcPr>
            <w:tcW w:w="4750" w:type="dxa"/>
          </w:tcPr>
          <w:p w:rsidR="00D762A8" w:rsidRDefault="00547F09" w:rsidP="001278FB">
            <w:pPr>
              <w:jc w:val="center"/>
            </w:pPr>
            <w:r>
              <w:rPr>
                <w:noProof/>
                <w:lang w:val="de-DE" w:eastAsia="de-DE"/>
              </w:rPr>
              <w:drawing>
                <wp:inline distT="0" distB="0" distL="0" distR="0">
                  <wp:extent cx="1612900" cy="1130300"/>
                  <wp:effectExtent l="19050" t="0" r="6350" b="0"/>
                  <wp:docPr id="2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1612900" cy="1130300"/>
                          </a:xfrm>
                          <a:prstGeom prst="rect">
                            <a:avLst/>
                          </a:prstGeom>
                          <a:noFill/>
                          <a:ln w="9525">
                            <a:noFill/>
                            <a:miter lim="800000"/>
                            <a:headEnd/>
                            <a:tailEnd/>
                          </a:ln>
                        </pic:spPr>
                      </pic:pic>
                    </a:graphicData>
                  </a:graphic>
                </wp:inline>
              </w:drawing>
            </w:r>
          </w:p>
        </w:tc>
        <w:tc>
          <w:tcPr>
            <w:tcW w:w="4750" w:type="dxa"/>
          </w:tcPr>
          <w:p w:rsidR="00D762A8" w:rsidRPr="00127393" w:rsidRDefault="00D735CF" w:rsidP="00E45118">
            <w:pPr>
              <w:tabs>
                <w:tab w:val="left" w:pos="315"/>
                <w:tab w:val="left" w:pos="599"/>
                <w:tab w:val="left" w:pos="904"/>
              </w:tabs>
              <w:rPr>
                <w:sz w:val="20"/>
                <w:szCs w:val="20"/>
              </w:rPr>
            </w:pPr>
            <w:r>
              <w:rPr>
                <w:sz w:val="20"/>
                <w:szCs w:val="20"/>
              </w:rPr>
              <w:t>grouping</w:t>
            </w:r>
            <w:r w:rsidR="00D762A8" w:rsidRPr="00127393">
              <w:rPr>
                <w:sz w:val="20"/>
                <w:szCs w:val="20"/>
              </w:rPr>
              <w:t xml:space="preserve"> </w:t>
            </w:r>
            <w:proofErr w:type="spellStart"/>
            <w:r>
              <w:rPr>
                <w:sz w:val="20"/>
                <w:szCs w:val="20"/>
              </w:rPr>
              <w:t>DataType</w:t>
            </w:r>
            <w:r w:rsidR="00D762A8">
              <w:rPr>
                <w:sz w:val="20"/>
                <w:szCs w:val="20"/>
              </w:rPr>
              <w:t>A</w:t>
            </w:r>
            <w:proofErr w:type="spellEnd"/>
            <w:r w:rsidR="00D762A8" w:rsidRPr="00127393">
              <w:rPr>
                <w:sz w:val="20"/>
                <w:szCs w:val="20"/>
              </w:rPr>
              <w:t xml:space="preserve"> {</w:t>
            </w:r>
            <w:r w:rsidR="00D762A8">
              <w:rPr>
                <w:sz w:val="20"/>
                <w:szCs w:val="20"/>
              </w:rPr>
              <w:br/>
            </w:r>
            <w:r w:rsidR="00D762A8">
              <w:rPr>
                <w:sz w:val="20"/>
                <w:szCs w:val="20"/>
              </w:rPr>
              <w:tab/>
              <w:t>…</w:t>
            </w:r>
            <w:r w:rsidR="00D762A8">
              <w:rPr>
                <w:sz w:val="20"/>
                <w:szCs w:val="20"/>
              </w:rPr>
              <w:br/>
            </w:r>
            <w:r w:rsidRPr="00D735CF">
              <w:rPr>
                <w:sz w:val="20"/>
                <w:szCs w:val="20"/>
              </w:rPr>
              <w:tab/>
              <w:t>leaf attribute1 {</w:t>
            </w:r>
            <w:r>
              <w:rPr>
                <w:sz w:val="20"/>
                <w:szCs w:val="20"/>
              </w:rPr>
              <w:br/>
            </w:r>
            <w:r w:rsidR="00E45118">
              <w:rPr>
                <w:sz w:val="20"/>
                <w:szCs w:val="20"/>
              </w:rPr>
              <w:tab/>
            </w:r>
            <w:r w:rsidR="00E45118">
              <w:rPr>
                <w:sz w:val="20"/>
                <w:szCs w:val="20"/>
              </w:rPr>
              <w:tab/>
              <w:t>…</w:t>
            </w:r>
            <w:r w:rsidR="00E45118">
              <w:rPr>
                <w:sz w:val="20"/>
                <w:szCs w:val="20"/>
              </w:rPr>
              <w:br/>
            </w:r>
            <w:r w:rsidRPr="00D735CF">
              <w:rPr>
                <w:sz w:val="20"/>
                <w:szCs w:val="20"/>
              </w:rPr>
              <w:tab/>
            </w:r>
            <w:r w:rsidRPr="00D735CF">
              <w:rPr>
                <w:sz w:val="20"/>
                <w:szCs w:val="20"/>
              </w:rPr>
              <w:tab/>
            </w:r>
            <w:r>
              <w:rPr>
                <w:sz w:val="20"/>
                <w:szCs w:val="20"/>
              </w:rPr>
              <w:t>type string;</w:t>
            </w:r>
            <w:r>
              <w:rPr>
                <w:sz w:val="20"/>
                <w:szCs w:val="20"/>
              </w:rPr>
              <w:br/>
            </w:r>
            <w:r w:rsidRPr="00D735CF">
              <w:rPr>
                <w:sz w:val="20"/>
                <w:szCs w:val="20"/>
              </w:rPr>
              <w:tab/>
            </w:r>
            <w:r w:rsidRPr="00D735CF">
              <w:rPr>
                <w:sz w:val="20"/>
                <w:szCs w:val="20"/>
              </w:rPr>
              <w:tab/>
              <w:t>mandatory true;</w:t>
            </w:r>
            <w:r>
              <w:rPr>
                <w:sz w:val="20"/>
                <w:szCs w:val="20"/>
              </w:rPr>
              <w:br/>
            </w:r>
            <w:r w:rsidRPr="00D735CF">
              <w:rPr>
                <w:sz w:val="20"/>
                <w:szCs w:val="20"/>
              </w:rPr>
              <w:tab/>
              <w:t>}</w:t>
            </w:r>
            <w:r>
              <w:rPr>
                <w:sz w:val="20"/>
                <w:szCs w:val="20"/>
              </w:rPr>
              <w:br/>
            </w:r>
            <w:r w:rsidR="00E45118" w:rsidRPr="00D735CF">
              <w:rPr>
                <w:sz w:val="20"/>
                <w:szCs w:val="20"/>
              </w:rPr>
              <w:tab/>
              <w:t>leaf attribute</w:t>
            </w:r>
            <w:r w:rsidR="00E45118">
              <w:rPr>
                <w:sz w:val="20"/>
                <w:szCs w:val="20"/>
              </w:rPr>
              <w:t>2</w:t>
            </w:r>
            <w:r w:rsidR="00E45118" w:rsidRPr="00D735CF">
              <w:rPr>
                <w:sz w:val="20"/>
                <w:szCs w:val="20"/>
              </w:rPr>
              <w:t xml:space="preserve"> {</w:t>
            </w:r>
            <w:r w:rsidR="00E45118">
              <w:rPr>
                <w:sz w:val="20"/>
                <w:szCs w:val="20"/>
              </w:rPr>
              <w:br/>
            </w:r>
            <w:r w:rsidR="00E45118">
              <w:rPr>
                <w:sz w:val="20"/>
                <w:szCs w:val="20"/>
              </w:rPr>
              <w:tab/>
            </w:r>
            <w:r w:rsidR="00E45118">
              <w:rPr>
                <w:sz w:val="20"/>
                <w:szCs w:val="20"/>
              </w:rPr>
              <w:tab/>
              <w:t>…</w:t>
            </w:r>
            <w:r w:rsidR="00E45118">
              <w:rPr>
                <w:sz w:val="20"/>
                <w:szCs w:val="20"/>
              </w:rPr>
              <w:br/>
            </w:r>
            <w:r w:rsidR="00E45118" w:rsidRPr="00D735CF">
              <w:rPr>
                <w:sz w:val="20"/>
                <w:szCs w:val="20"/>
              </w:rPr>
              <w:tab/>
            </w:r>
            <w:r w:rsidR="00E45118" w:rsidRPr="00D735CF">
              <w:rPr>
                <w:sz w:val="20"/>
                <w:szCs w:val="20"/>
              </w:rPr>
              <w:tab/>
            </w:r>
            <w:r w:rsidR="00E45118">
              <w:rPr>
                <w:sz w:val="20"/>
                <w:szCs w:val="20"/>
              </w:rPr>
              <w:t>type int8;</w:t>
            </w:r>
            <w:r w:rsidR="00E45118">
              <w:rPr>
                <w:sz w:val="20"/>
                <w:szCs w:val="20"/>
              </w:rPr>
              <w:br/>
            </w:r>
            <w:r w:rsidR="00E45118" w:rsidRPr="00D735CF">
              <w:rPr>
                <w:sz w:val="20"/>
                <w:szCs w:val="20"/>
              </w:rPr>
              <w:tab/>
              <w:t>}</w:t>
            </w:r>
            <w:r w:rsidR="00E45118">
              <w:rPr>
                <w:sz w:val="20"/>
                <w:szCs w:val="20"/>
              </w:rPr>
              <w:br/>
            </w:r>
            <w:r w:rsidR="00E45118" w:rsidRPr="00D735CF">
              <w:rPr>
                <w:sz w:val="20"/>
                <w:szCs w:val="20"/>
              </w:rPr>
              <w:tab/>
              <w:t>leaf</w:t>
            </w:r>
            <w:r w:rsidR="00E45118">
              <w:rPr>
                <w:sz w:val="20"/>
                <w:szCs w:val="20"/>
              </w:rPr>
              <w:t>-list</w:t>
            </w:r>
            <w:r w:rsidR="00E45118" w:rsidRPr="00D735CF">
              <w:rPr>
                <w:sz w:val="20"/>
                <w:szCs w:val="20"/>
              </w:rPr>
              <w:t xml:space="preserve"> attribute</w:t>
            </w:r>
            <w:r w:rsidR="00E45118">
              <w:rPr>
                <w:sz w:val="20"/>
                <w:szCs w:val="20"/>
              </w:rPr>
              <w:t>3</w:t>
            </w:r>
            <w:r w:rsidR="00E45118" w:rsidRPr="00D735CF">
              <w:rPr>
                <w:sz w:val="20"/>
                <w:szCs w:val="20"/>
              </w:rPr>
              <w:t xml:space="preserve"> {</w:t>
            </w:r>
            <w:r w:rsidR="00E45118">
              <w:rPr>
                <w:sz w:val="20"/>
                <w:szCs w:val="20"/>
              </w:rPr>
              <w:br/>
            </w:r>
            <w:r w:rsidR="00E45118">
              <w:rPr>
                <w:sz w:val="20"/>
                <w:szCs w:val="20"/>
              </w:rPr>
              <w:tab/>
            </w:r>
            <w:r w:rsidR="00E45118">
              <w:rPr>
                <w:sz w:val="20"/>
                <w:szCs w:val="20"/>
              </w:rPr>
              <w:tab/>
              <w:t>…</w:t>
            </w:r>
            <w:r w:rsidR="00E45118">
              <w:rPr>
                <w:sz w:val="20"/>
                <w:szCs w:val="20"/>
              </w:rPr>
              <w:br/>
            </w:r>
            <w:r w:rsidR="00E45118" w:rsidRPr="00D735CF">
              <w:rPr>
                <w:sz w:val="20"/>
                <w:szCs w:val="20"/>
              </w:rPr>
              <w:tab/>
            </w:r>
            <w:r w:rsidR="00E45118" w:rsidRPr="00D735CF">
              <w:rPr>
                <w:sz w:val="20"/>
                <w:szCs w:val="20"/>
              </w:rPr>
              <w:tab/>
            </w:r>
            <w:r w:rsidR="00E45118">
              <w:rPr>
                <w:sz w:val="20"/>
                <w:szCs w:val="20"/>
              </w:rPr>
              <w:t xml:space="preserve">type </w:t>
            </w:r>
            <w:proofErr w:type="spellStart"/>
            <w:r w:rsidR="00E45118">
              <w:rPr>
                <w:sz w:val="20"/>
                <w:szCs w:val="20"/>
              </w:rPr>
              <w:t>boolean</w:t>
            </w:r>
            <w:proofErr w:type="spellEnd"/>
            <w:r w:rsidR="00E45118">
              <w:rPr>
                <w:sz w:val="20"/>
                <w:szCs w:val="20"/>
              </w:rPr>
              <w:t>;</w:t>
            </w:r>
            <w:r w:rsidR="00E45118">
              <w:rPr>
                <w:sz w:val="20"/>
                <w:szCs w:val="20"/>
              </w:rPr>
              <w:br/>
            </w:r>
            <w:r w:rsidR="00E45118" w:rsidRPr="00D735CF">
              <w:rPr>
                <w:sz w:val="20"/>
                <w:szCs w:val="20"/>
              </w:rPr>
              <w:tab/>
              <w:t>}</w:t>
            </w:r>
            <w:r w:rsidR="00E45118">
              <w:rPr>
                <w:sz w:val="20"/>
                <w:szCs w:val="20"/>
              </w:rPr>
              <w:br/>
            </w:r>
            <w:r w:rsidR="00D762A8">
              <w:rPr>
                <w:sz w:val="20"/>
                <w:szCs w:val="20"/>
              </w:rPr>
              <w:t>}</w:t>
            </w:r>
          </w:p>
        </w:tc>
      </w:tr>
    </w:tbl>
    <w:p w:rsidR="003C5F2E" w:rsidRDefault="003C5F2E" w:rsidP="005752F2"/>
    <w:p w:rsidR="002B7DFC" w:rsidRDefault="002B7DFC" w:rsidP="009B6F01">
      <w:pPr>
        <w:pStyle w:val="berschrift2"/>
      </w:pPr>
      <w:bookmarkStart w:id="231" w:name="_Ref420596776"/>
      <w:bookmarkStart w:id="232" w:name="_Toc430330726"/>
      <w:r w:rsidRPr="002B7DFC">
        <w:t>Mapping of Associations</w:t>
      </w:r>
      <w:bookmarkEnd w:id="231"/>
      <w:bookmarkEnd w:id="232"/>
    </w:p>
    <w:p w:rsidR="002B7DFC" w:rsidRDefault="002B7DFC" w:rsidP="005752F2"/>
    <w:p w:rsidR="00F70C2E" w:rsidRDefault="00F70C2E" w:rsidP="009B6F01">
      <w:pPr>
        <w:pStyle w:val="TableCaption"/>
        <w:outlineLvl w:val="0"/>
      </w:pPr>
      <w:bookmarkStart w:id="233" w:name="_Toc420597474"/>
      <w:bookmarkStart w:id="234" w:name="_Toc430330770"/>
      <w:r>
        <w:t xml:space="preserve">Table </w:t>
      </w:r>
      <w:r w:rsidR="009D680C">
        <w:fldChar w:fldCharType="begin"/>
      </w:r>
      <w:r w:rsidR="00A0446F">
        <w:instrText xml:space="preserve"> STYLEREF 1 \s </w:instrText>
      </w:r>
      <w:r w:rsidR="009D680C">
        <w:fldChar w:fldCharType="separate"/>
      </w:r>
      <w:r w:rsidR="00984456">
        <w:rPr>
          <w:noProof/>
        </w:rPr>
        <w:t>4</w:t>
      </w:r>
      <w:r w:rsidR="009D680C">
        <w:fldChar w:fldCharType="end"/>
      </w:r>
      <w:r>
        <w:t>.</w:t>
      </w:r>
      <w:r w:rsidR="009D680C">
        <w:fldChar w:fldCharType="begin"/>
      </w:r>
      <w:r w:rsidR="00A0446F">
        <w:instrText xml:space="preserve"> SEQ Table \* ARABIC \s 1 </w:instrText>
      </w:r>
      <w:r w:rsidR="009D680C">
        <w:fldChar w:fldCharType="separate"/>
      </w:r>
      <w:ins w:id="235" w:author="Bernd" w:date="2015-09-18T08:58:00Z">
        <w:r w:rsidR="00984456">
          <w:rPr>
            <w:noProof/>
          </w:rPr>
          <w:t>17</w:t>
        </w:r>
      </w:ins>
      <w:del w:id="236" w:author="Bernd" w:date="2015-09-18T08:58:00Z">
        <w:r w:rsidR="00745A31" w:rsidDel="00984456">
          <w:rPr>
            <w:noProof/>
          </w:rPr>
          <w:delText>13</w:delText>
        </w:r>
      </w:del>
      <w:r w:rsidR="009D680C">
        <w:fldChar w:fldCharType="end"/>
      </w:r>
      <w:r>
        <w:t>: Association Mapping</w:t>
      </w:r>
      <w:bookmarkEnd w:id="233"/>
      <w:bookmarkEnd w:id="234"/>
    </w:p>
    <w:tbl>
      <w:tblPr>
        <w:tblStyle w:val="Tabellengitternetz"/>
        <w:tblW w:w="0" w:type="auto"/>
        <w:tblLook w:val="04A0"/>
      </w:tblPr>
      <w:tblGrid>
        <w:gridCol w:w="1913"/>
        <w:gridCol w:w="3827"/>
        <w:gridCol w:w="3760"/>
      </w:tblGrid>
      <w:tr w:rsidR="0060788A" w:rsidRPr="0060788A" w:rsidTr="00A51AAA">
        <w:trPr>
          <w:cantSplit/>
        </w:trPr>
        <w:tc>
          <w:tcPr>
            <w:tcW w:w="9500" w:type="dxa"/>
            <w:gridSpan w:val="3"/>
            <w:shd w:val="clear" w:color="auto" w:fill="BAE3A7" w:themeFill="accent5" w:themeFillTint="66"/>
          </w:tcPr>
          <w:p w:rsidR="0060788A" w:rsidRPr="0060788A" w:rsidRDefault="0060788A" w:rsidP="00B50A80">
            <w:pPr>
              <w:jc w:val="center"/>
              <w:rPr>
                <w:szCs w:val="24"/>
              </w:rPr>
            </w:pPr>
            <w:r w:rsidRPr="0060788A">
              <w:rPr>
                <w:szCs w:val="24"/>
              </w:rPr>
              <w:t>Associations</w:t>
            </w:r>
          </w:p>
        </w:tc>
      </w:tr>
      <w:tr w:rsidR="0060788A" w:rsidRPr="0060788A" w:rsidTr="00A51AAA">
        <w:trPr>
          <w:cantSplit/>
        </w:trPr>
        <w:tc>
          <w:tcPr>
            <w:tcW w:w="1913" w:type="dxa"/>
            <w:shd w:val="clear" w:color="auto" w:fill="EEF1A5" w:themeFill="accent2" w:themeFillTint="66"/>
          </w:tcPr>
          <w:p w:rsidR="0060788A" w:rsidRPr="0060788A" w:rsidRDefault="0060788A" w:rsidP="00B50A80">
            <w:pPr>
              <w:rPr>
                <w:szCs w:val="24"/>
              </w:rPr>
            </w:pPr>
            <w:r w:rsidRPr="0060788A">
              <w:rPr>
                <w:szCs w:val="24"/>
              </w:rPr>
              <w:t>UML Artifact</w:t>
            </w:r>
          </w:p>
        </w:tc>
        <w:tc>
          <w:tcPr>
            <w:tcW w:w="3827" w:type="dxa"/>
            <w:shd w:val="clear" w:color="auto" w:fill="7BEFFF" w:themeFill="accent1" w:themeFillTint="66"/>
          </w:tcPr>
          <w:p w:rsidR="0060788A" w:rsidRPr="0060788A" w:rsidRDefault="0060788A" w:rsidP="00B50A80">
            <w:pPr>
              <w:rPr>
                <w:szCs w:val="24"/>
              </w:rPr>
            </w:pPr>
            <w:r w:rsidRPr="0060788A">
              <w:rPr>
                <w:szCs w:val="24"/>
              </w:rPr>
              <w:t>YANG Artifact</w:t>
            </w:r>
          </w:p>
        </w:tc>
        <w:tc>
          <w:tcPr>
            <w:tcW w:w="3760" w:type="dxa"/>
            <w:shd w:val="clear" w:color="auto" w:fill="D9D9D9" w:themeFill="background1" w:themeFillShade="D9"/>
          </w:tcPr>
          <w:p w:rsidR="0060788A" w:rsidRPr="0060788A" w:rsidRDefault="0060788A" w:rsidP="00B50A80">
            <w:pPr>
              <w:rPr>
                <w:szCs w:val="24"/>
              </w:rPr>
            </w:pPr>
            <w:r w:rsidRPr="0060788A">
              <w:rPr>
                <w:szCs w:val="24"/>
              </w:rPr>
              <w:t>Comments</w:t>
            </w:r>
          </w:p>
        </w:tc>
      </w:tr>
      <w:tr w:rsidR="0060788A" w:rsidRPr="0060788A" w:rsidTr="00A51AAA">
        <w:trPr>
          <w:cantSplit/>
          <w:tblHeader w:val="off"/>
        </w:trPr>
        <w:tc>
          <w:tcPr>
            <w:tcW w:w="1913" w:type="dxa"/>
            <w:shd w:val="clear" w:color="auto" w:fill="F6F8D2" w:themeFill="accent2" w:themeFillTint="33"/>
          </w:tcPr>
          <w:p w:rsidR="0060788A" w:rsidRPr="0060788A" w:rsidRDefault="0060788A" w:rsidP="00B50A80">
            <w:pPr>
              <w:rPr>
                <w:szCs w:val="24"/>
              </w:rPr>
            </w:pPr>
            <w:r w:rsidRPr="0060788A">
              <w:rPr>
                <w:szCs w:val="24"/>
              </w:rPr>
              <w:lastRenderedPageBreak/>
              <w:t>Inheritance</w:t>
            </w:r>
          </w:p>
        </w:tc>
        <w:tc>
          <w:tcPr>
            <w:tcW w:w="3827" w:type="dxa"/>
            <w:shd w:val="clear" w:color="auto" w:fill="BDF7FF" w:themeFill="accent1" w:themeFillTint="33"/>
          </w:tcPr>
          <w:p w:rsidR="0060788A" w:rsidRPr="0060788A" w:rsidRDefault="0060788A" w:rsidP="00AC03C5">
            <w:pPr>
              <w:rPr>
                <w:szCs w:val="24"/>
              </w:rPr>
            </w:pPr>
            <w:r w:rsidRPr="0060788A">
              <w:rPr>
                <w:szCs w:val="24"/>
              </w:rPr>
              <w:t>“</w:t>
            </w:r>
            <w:r w:rsidR="00AC03C5">
              <w:rPr>
                <w:szCs w:val="24"/>
              </w:rPr>
              <w:t>grouping</w:t>
            </w:r>
            <w:r w:rsidRPr="0060788A">
              <w:rPr>
                <w:szCs w:val="24"/>
              </w:rPr>
              <w:t>” or “augment” statement</w:t>
            </w:r>
          </w:p>
        </w:tc>
        <w:tc>
          <w:tcPr>
            <w:tcW w:w="3760" w:type="dxa"/>
          </w:tcPr>
          <w:p w:rsidR="0010115C" w:rsidRPr="0010115C" w:rsidRDefault="0010115C" w:rsidP="0010115C">
            <w:pPr>
              <w:rPr>
                <w:szCs w:val="24"/>
              </w:rPr>
            </w:pPr>
            <w:r w:rsidRPr="0010115C">
              <w:rPr>
                <w:szCs w:val="24"/>
              </w:rPr>
              <w:t xml:space="preserve">Multiple inheritance can also be mapped </w:t>
            </w:r>
            <w:r>
              <w:rPr>
                <w:szCs w:val="24"/>
              </w:rPr>
              <w:t>using</w:t>
            </w:r>
            <w:r w:rsidRPr="0010115C">
              <w:rPr>
                <w:szCs w:val="24"/>
              </w:rPr>
              <w:t xml:space="preserve"> “groupings”</w:t>
            </w:r>
            <w:r>
              <w:rPr>
                <w:szCs w:val="24"/>
              </w:rPr>
              <w:t>.</w:t>
            </w:r>
          </w:p>
          <w:p w:rsidR="0060788A" w:rsidRPr="0060788A" w:rsidRDefault="00DF4474" w:rsidP="0010115C">
            <w:pPr>
              <w:rPr>
                <w:szCs w:val="24"/>
              </w:rPr>
            </w:pPr>
            <w:r w:rsidRPr="00ED7E79">
              <w:rPr>
                <w:szCs w:val="24"/>
                <w:highlight w:val="yellow"/>
              </w:rPr>
              <w:t>Need to define when augment is used.</w:t>
            </w:r>
            <w:r w:rsidR="00ED7E79" w:rsidRPr="00ED7E79">
              <w:rPr>
                <w:szCs w:val="24"/>
                <w:highlight w:val="yellow"/>
              </w:rPr>
              <w:br/>
              <w:t xml:space="preserve">Note: </w:t>
            </w:r>
            <w:r w:rsidR="0010115C">
              <w:rPr>
                <w:szCs w:val="24"/>
                <w:highlight w:val="yellow"/>
              </w:rPr>
              <w:t>A</w:t>
            </w:r>
            <w:r w:rsidR="00ED7E79" w:rsidRPr="00ED7E79">
              <w:rPr>
                <w:szCs w:val="24"/>
                <w:highlight w:val="yellow"/>
              </w:rPr>
              <w:t>ugmentation can be conditional.</w:t>
            </w:r>
          </w:p>
        </w:tc>
      </w:tr>
      <w:tr w:rsidR="0060788A" w:rsidRPr="0060788A" w:rsidTr="00A51AAA">
        <w:trPr>
          <w:cantSplit/>
          <w:tblHeader w:val="off"/>
        </w:trPr>
        <w:tc>
          <w:tcPr>
            <w:tcW w:w="1913" w:type="dxa"/>
            <w:shd w:val="clear" w:color="auto" w:fill="F6F8D2" w:themeFill="accent2" w:themeFillTint="33"/>
          </w:tcPr>
          <w:p w:rsidR="0060788A" w:rsidRPr="0060788A" w:rsidRDefault="0060788A" w:rsidP="0067774A">
            <w:pPr>
              <w:rPr>
                <w:szCs w:val="24"/>
              </w:rPr>
            </w:pPr>
            <w:r w:rsidRPr="0060788A">
              <w:rPr>
                <w:szCs w:val="24"/>
              </w:rPr>
              <w:t>Composition</w:t>
            </w:r>
            <w:r w:rsidR="0067774A">
              <w:rPr>
                <w:szCs w:val="24"/>
              </w:rPr>
              <w:br/>
              <w:t>with “</w:t>
            </w:r>
            <w:r w:rsidR="0067774A" w:rsidRPr="0067774A">
              <w:rPr>
                <w:szCs w:val="24"/>
              </w:rPr>
              <w:t>passed by value</w:t>
            </w:r>
            <w:r w:rsidR="0067774A">
              <w:rPr>
                <w:szCs w:val="24"/>
              </w:rPr>
              <w:t>”</w:t>
            </w:r>
          </w:p>
        </w:tc>
        <w:tc>
          <w:tcPr>
            <w:tcW w:w="3827" w:type="dxa"/>
            <w:shd w:val="clear" w:color="auto" w:fill="BDF7FF" w:themeFill="accent1" w:themeFillTint="33"/>
          </w:tcPr>
          <w:p w:rsidR="0060788A" w:rsidRPr="0060788A" w:rsidRDefault="0060788A" w:rsidP="00AC03C5">
            <w:pPr>
              <w:rPr>
                <w:szCs w:val="24"/>
              </w:rPr>
            </w:pPr>
            <w:r w:rsidRPr="0060788A">
              <w:rPr>
                <w:szCs w:val="24"/>
              </w:rPr>
              <w:t>“container” statement</w:t>
            </w:r>
            <w:r w:rsidR="00AC03C5">
              <w:rPr>
                <w:szCs w:val="24"/>
              </w:rPr>
              <w:t xml:space="preserve"> containing </w:t>
            </w:r>
            <w:r w:rsidR="00AC03C5" w:rsidRPr="00AC03C5">
              <w:rPr>
                <w:szCs w:val="24"/>
              </w:rPr>
              <w:t>“list” statement</w:t>
            </w:r>
            <w:r w:rsidR="00AC03C5">
              <w:rPr>
                <w:szCs w:val="24"/>
              </w:rPr>
              <w:t>(s)</w:t>
            </w:r>
            <w:r w:rsidR="00AC03C5" w:rsidRPr="00AC03C5">
              <w:rPr>
                <w:szCs w:val="24"/>
              </w:rPr>
              <w:t xml:space="preserve"> (multiple </w:t>
            </w:r>
            <w:r w:rsidR="00AA62EA">
              <w:rPr>
                <w:szCs w:val="24"/>
              </w:rPr>
              <w:t xml:space="preserve">contained </w:t>
            </w:r>
            <w:r w:rsidR="00AC03C5" w:rsidRPr="00AC03C5">
              <w:rPr>
                <w:szCs w:val="24"/>
              </w:rPr>
              <w:t>instances) or “container” statement</w:t>
            </w:r>
            <w:r w:rsidR="00AA62EA">
              <w:rPr>
                <w:szCs w:val="24"/>
              </w:rPr>
              <w:t>(s)</w:t>
            </w:r>
            <w:r w:rsidR="00AC03C5" w:rsidRPr="00AC03C5">
              <w:rPr>
                <w:szCs w:val="24"/>
              </w:rPr>
              <w:t xml:space="preserve"> (single </w:t>
            </w:r>
            <w:r w:rsidR="00AA62EA">
              <w:rPr>
                <w:szCs w:val="24"/>
              </w:rPr>
              <w:t xml:space="preserve">contained </w:t>
            </w:r>
            <w:r w:rsidR="00AC03C5" w:rsidRPr="00AC03C5">
              <w:rPr>
                <w:szCs w:val="24"/>
              </w:rPr>
              <w:t>instance</w:t>
            </w:r>
            <w:r w:rsidR="00AA62EA">
              <w:rPr>
                <w:szCs w:val="24"/>
              </w:rPr>
              <w:t>s</w:t>
            </w:r>
            <w:r w:rsidR="00AC03C5" w:rsidRPr="00AC03C5">
              <w:rPr>
                <w:szCs w:val="24"/>
              </w:rPr>
              <w:t>)</w:t>
            </w:r>
          </w:p>
        </w:tc>
        <w:tc>
          <w:tcPr>
            <w:tcW w:w="3760" w:type="dxa"/>
          </w:tcPr>
          <w:p w:rsidR="0060788A" w:rsidRPr="0060788A" w:rsidRDefault="0067774A" w:rsidP="0067774A">
            <w:pPr>
              <w:rPr>
                <w:szCs w:val="24"/>
              </w:rPr>
            </w:pPr>
            <w:r w:rsidRPr="00ED7E79">
              <w:rPr>
                <w:szCs w:val="24"/>
                <w:highlight w:val="yellow"/>
              </w:rPr>
              <w:t>How to map “passed by reference”?</w:t>
            </w:r>
          </w:p>
        </w:tc>
      </w:tr>
      <w:tr w:rsidR="0060788A" w:rsidRPr="0060788A" w:rsidTr="00A51AAA">
        <w:trPr>
          <w:cantSplit/>
          <w:tblHeader w:val="off"/>
        </w:trPr>
        <w:tc>
          <w:tcPr>
            <w:tcW w:w="1913" w:type="dxa"/>
            <w:shd w:val="clear" w:color="auto" w:fill="F6F8D2" w:themeFill="accent2" w:themeFillTint="33"/>
          </w:tcPr>
          <w:p w:rsidR="0060788A" w:rsidRPr="0060788A" w:rsidRDefault="0060788A" w:rsidP="00B50A80">
            <w:pPr>
              <w:rPr>
                <w:szCs w:val="24"/>
              </w:rPr>
            </w:pPr>
            <w:r w:rsidRPr="0060788A">
              <w:rPr>
                <w:szCs w:val="24"/>
              </w:rPr>
              <w:t>Aggregation</w:t>
            </w:r>
            <w:r w:rsidR="0067774A">
              <w:rPr>
                <w:szCs w:val="24"/>
              </w:rPr>
              <w:br/>
              <w:t xml:space="preserve">with </w:t>
            </w:r>
            <w:r w:rsidR="0067774A" w:rsidRPr="0067774A">
              <w:rPr>
                <w:szCs w:val="24"/>
              </w:rPr>
              <w:t>“passed by reference”</w:t>
            </w:r>
          </w:p>
        </w:tc>
        <w:tc>
          <w:tcPr>
            <w:tcW w:w="3827" w:type="dxa"/>
            <w:shd w:val="clear" w:color="auto" w:fill="BDF7FF" w:themeFill="accent1" w:themeFillTint="33"/>
          </w:tcPr>
          <w:p w:rsidR="0060788A" w:rsidRPr="0060788A" w:rsidRDefault="0060788A" w:rsidP="0067774A">
            <w:pPr>
              <w:rPr>
                <w:szCs w:val="24"/>
              </w:rPr>
            </w:pPr>
            <w:r w:rsidRPr="0060788A">
              <w:rPr>
                <w:szCs w:val="24"/>
              </w:rPr>
              <w:t>“</w:t>
            </w:r>
            <w:proofErr w:type="spellStart"/>
            <w:r w:rsidR="0067774A" w:rsidRPr="0067774A">
              <w:rPr>
                <w:szCs w:val="24"/>
              </w:rPr>
              <w:t>leafref</w:t>
            </w:r>
            <w:proofErr w:type="spellEnd"/>
            <w:r w:rsidRPr="0060788A">
              <w:rPr>
                <w:szCs w:val="24"/>
              </w:rPr>
              <w:t>” statement</w:t>
            </w:r>
          </w:p>
        </w:tc>
        <w:tc>
          <w:tcPr>
            <w:tcW w:w="3760" w:type="dxa"/>
          </w:tcPr>
          <w:p w:rsidR="0060788A" w:rsidRPr="0060788A" w:rsidRDefault="0067774A" w:rsidP="0067774A">
            <w:pPr>
              <w:rPr>
                <w:szCs w:val="24"/>
              </w:rPr>
            </w:pPr>
            <w:r w:rsidRPr="00ED7E79">
              <w:rPr>
                <w:szCs w:val="24"/>
                <w:highlight w:val="yellow"/>
              </w:rPr>
              <w:t>How to map “passed by value”?</w:t>
            </w:r>
          </w:p>
        </w:tc>
      </w:tr>
    </w:tbl>
    <w:p w:rsidR="006515CA" w:rsidRDefault="006515CA" w:rsidP="006515CA"/>
    <w:p w:rsidR="006515CA" w:rsidRDefault="006515CA" w:rsidP="009B6F01">
      <w:pPr>
        <w:pStyle w:val="TableCaption"/>
        <w:outlineLvl w:val="0"/>
      </w:pPr>
      <w:bookmarkStart w:id="237" w:name="_Ref427322526"/>
      <w:bookmarkStart w:id="238" w:name="_Toc420597475"/>
      <w:bookmarkStart w:id="239" w:name="_Toc430330771"/>
      <w:r>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240" w:author="Bernd" w:date="2015-09-18T08:58:00Z">
        <w:r w:rsidR="00984456">
          <w:rPr>
            <w:noProof/>
          </w:rPr>
          <w:t>18</w:t>
        </w:r>
      </w:ins>
      <w:del w:id="241" w:author="Bernd" w:date="2015-09-18T08:58:00Z">
        <w:r w:rsidR="00745A31" w:rsidDel="00984456">
          <w:rPr>
            <w:noProof/>
          </w:rPr>
          <w:delText>14</w:delText>
        </w:r>
      </w:del>
      <w:r w:rsidR="009D680C">
        <w:fldChar w:fldCharType="end"/>
      </w:r>
      <w:bookmarkEnd w:id="237"/>
      <w:r>
        <w:t>: Association Mapping Examples</w:t>
      </w:r>
      <w:bookmarkEnd w:id="238"/>
      <w:bookmarkEnd w:id="239"/>
    </w:p>
    <w:tbl>
      <w:tblPr>
        <w:tblStyle w:val="Tabellengitternetz"/>
        <w:tblW w:w="0" w:type="auto"/>
        <w:tblLayout w:type="fixed"/>
        <w:tblLook w:val="04A0"/>
      </w:tblPr>
      <w:tblGrid>
        <w:gridCol w:w="4750"/>
        <w:gridCol w:w="4750"/>
      </w:tblGrid>
      <w:tr w:rsidR="006B112B" w:rsidTr="00E8412C">
        <w:trPr>
          <w:cantSplit/>
          <w:tblHeader w:val="off"/>
        </w:trPr>
        <w:tc>
          <w:tcPr>
            <w:tcW w:w="4750" w:type="dxa"/>
          </w:tcPr>
          <w:p w:rsidR="006B112B" w:rsidRDefault="006B112B" w:rsidP="00745A31">
            <w:r>
              <w:rPr>
                <w:noProof/>
                <w:lang w:val="de-DE" w:eastAsia="de-DE"/>
              </w:rPr>
              <w:drawing>
                <wp:inline distT="0" distB="0" distL="0" distR="0">
                  <wp:extent cx="2801788" cy="779955"/>
                  <wp:effectExtent l="19050" t="0" r="0" b="0"/>
                  <wp:docPr id="1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2803315" cy="780380"/>
                          </a:xfrm>
                          <a:prstGeom prst="rect">
                            <a:avLst/>
                          </a:prstGeom>
                          <a:noFill/>
                          <a:ln w="9525">
                            <a:noFill/>
                            <a:miter lim="800000"/>
                            <a:headEnd/>
                            <a:tailEnd/>
                          </a:ln>
                        </pic:spPr>
                      </pic:pic>
                    </a:graphicData>
                  </a:graphic>
                </wp:inline>
              </w:drawing>
            </w:r>
            <w:r>
              <w:br/>
            </w:r>
            <w:r>
              <w:br/>
            </w:r>
            <w:commentRangeStart w:id="242"/>
            <w:r>
              <w:rPr>
                <w:noProof/>
                <w:lang w:val="de-DE" w:eastAsia="de-DE"/>
              </w:rPr>
              <w:drawing>
                <wp:inline distT="0" distB="0" distL="0" distR="0">
                  <wp:extent cx="2801788" cy="784825"/>
                  <wp:effectExtent l="19050" t="0" r="0" b="0"/>
                  <wp:docPr id="2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2802058" cy="784901"/>
                          </a:xfrm>
                          <a:prstGeom prst="rect">
                            <a:avLst/>
                          </a:prstGeom>
                          <a:noFill/>
                          <a:ln w="9525">
                            <a:noFill/>
                            <a:miter lim="800000"/>
                            <a:headEnd/>
                            <a:tailEnd/>
                          </a:ln>
                        </pic:spPr>
                      </pic:pic>
                    </a:graphicData>
                  </a:graphic>
                </wp:inline>
              </w:drawing>
            </w:r>
            <w:commentRangeEnd w:id="242"/>
            <w:r>
              <w:rPr>
                <w:rStyle w:val="Kommentarzeichen"/>
              </w:rPr>
              <w:commentReference w:id="242"/>
            </w:r>
          </w:p>
        </w:tc>
        <w:tc>
          <w:tcPr>
            <w:tcW w:w="4750" w:type="dxa"/>
          </w:tcPr>
          <w:p w:rsidR="006B112B" w:rsidRPr="00127393" w:rsidRDefault="006B112B" w:rsidP="008B3C26">
            <w:pPr>
              <w:tabs>
                <w:tab w:val="left" w:pos="315"/>
                <w:tab w:val="left" w:pos="599"/>
                <w:tab w:val="left" w:pos="904"/>
              </w:tabs>
              <w:rPr>
                <w:sz w:val="20"/>
                <w:szCs w:val="20"/>
              </w:rPr>
            </w:pPr>
            <w:r w:rsidRPr="00127393">
              <w:rPr>
                <w:sz w:val="20"/>
                <w:szCs w:val="20"/>
              </w:rPr>
              <w:t xml:space="preserve">container </w:t>
            </w:r>
            <w:proofErr w:type="spellStart"/>
            <w:r>
              <w:rPr>
                <w:sz w:val="20"/>
                <w:szCs w:val="20"/>
              </w:rPr>
              <w:t>ClassA</w:t>
            </w:r>
            <w:proofErr w:type="spellEnd"/>
            <w:r w:rsidRPr="00127393">
              <w:rPr>
                <w:sz w:val="20"/>
                <w:szCs w:val="20"/>
              </w:rPr>
              <w:t xml:space="preserve"> {</w:t>
            </w:r>
            <w:r>
              <w:rPr>
                <w:sz w:val="20"/>
                <w:szCs w:val="20"/>
              </w:rPr>
              <w:br/>
            </w:r>
            <w:r>
              <w:rPr>
                <w:sz w:val="20"/>
                <w:szCs w:val="20"/>
              </w:rPr>
              <w:tab/>
              <w:t>…</w:t>
            </w:r>
            <w:r>
              <w:rPr>
                <w:sz w:val="20"/>
                <w:szCs w:val="20"/>
              </w:rPr>
              <w:br/>
            </w:r>
            <w:r>
              <w:rPr>
                <w:sz w:val="20"/>
                <w:szCs w:val="20"/>
              </w:rPr>
              <w:tab/>
              <w:t>leaf attribute1 {</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r>
            <w:r>
              <w:rPr>
                <w:sz w:val="20"/>
                <w:szCs w:val="20"/>
              </w:rPr>
              <w:tab/>
              <w:t>leaf attribute2 {</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r>
            <w:r>
              <w:rPr>
                <w:sz w:val="20"/>
                <w:szCs w:val="20"/>
              </w:rPr>
              <w:tab/>
              <w:t xml:space="preserve">container </w:t>
            </w:r>
            <w:proofErr w:type="spellStart"/>
            <w:r>
              <w:rPr>
                <w:sz w:val="20"/>
                <w:szCs w:val="20"/>
              </w:rPr>
              <w:t>ClassB</w:t>
            </w:r>
            <w:proofErr w:type="spellEnd"/>
            <w:r>
              <w:rPr>
                <w:sz w:val="20"/>
                <w:szCs w:val="20"/>
              </w:rPr>
              <w:t xml:space="preserve"> {</w:t>
            </w:r>
            <w:r>
              <w:rPr>
                <w:sz w:val="20"/>
                <w:szCs w:val="20"/>
              </w:rPr>
              <w:br/>
            </w:r>
            <w:r>
              <w:rPr>
                <w:sz w:val="20"/>
                <w:szCs w:val="20"/>
              </w:rPr>
              <w:tab/>
            </w:r>
            <w:r>
              <w:rPr>
                <w:sz w:val="20"/>
                <w:szCs w:val="20"/>
              </w:rPr>
              <w:tab/>
              <w:t>…</w:t>
            </w:r>
            <w:r>
              <w:rPr>
                <w:sz w:val="20"/>
                <w:szCs w:val="20"/>
              </w:rPr>
              <w:br/>
            </w:r>
            <w:r>
              <w:rPr>
                <w:sz w:val="20"/>
                <w:szCs w:val="20"/>
              </w:rPr>
              <w:tab/>
            </w:r>
            <w:r>
              <w:rPr>
                <w:sz w:val="20"/>
                <w:szCs w:val="20"/>
              </w:rPr>
              <w:tab/>
              <w:t>leaf attribute3 {</w:t>
            </w:r>
            <w:r>
              <w:rPr>
                <w:sz w:val="20"/>
                <w:szCs w:val="20"/>
              </w:rPr>
              <w:br/>
            </w:r>
            <w:r>
              <w:rPr>
                <w:sz w:val="20"/>
                <w:szCs w:val="20"/>
              </w:rPr>
              <w:tab/>
            </w:r>
            <w:r>
              <w:rPr>
                <w:sz w:val="20"/>
                <w:szCs w:val="20"/>
              </w:rPr>
              <w:tab/>
            </w:r>
            <w:r>
              <w:rPr>
                <w:sz w:val="20"/>
                <w:szCs w:val="20"/>
              </w:rPr>
              <w:tab/>
              <w:t>…</w:t>
            </w:r>
            <w:r>
              <w:rPr>
                <w:sz w:val="20"/>
                <w:szCs w:val="20"/>
              </w:rPr>
              <w:br/>
            </w:r>
            <w:r>
              <w:rPr>
                <w:sz w:val="20"/>
                <w:szCs w:val="20"/>
              </w:rPr>
              <w:tab/>
            </w:r>
            <w:r>
              <w:rPr>
                <w:sz w:val="20"/>
                <w:szCs w:val="20"/>
              </w:rPr>
              <w:tab/>
              <w:t>}</w:t>
            </w:r>
            <w:r>
              <w:rPr>
                <w:sz w:val="20"/>
                <w:szCs w:val="20"/>
              </w:rPr>
              <w:br/>
            </w:r>
            <w:r>
              <w:rPr>
                <w:sz w:val="20"/>
                <w:szCs w:val="20"/>
              </w:rPr>
              <w:tab/>
            </w:r>
            <w:r>
              <w:rPr>
                <w:sz w:val="20"/>
                <w:szCs w:val="20"/>
              </w:rPr>
              <w:tab/>
              <w:t>leaf attribute4 {</w:t>
            </w:r>
            <w:r>
              <w:rPr>
                <w:sz w:val="20"/>
                <w:szCs w:val="20"/>
              </w:rPr>
              <w:br/>
            </w:r>
            <w:r>
              <w:rPr>
                <w:sz w:val="20"/>
                <w:szCs w:val="20"/>
              </w:rPr>
              <w:tab/>
            </w:r>
            <w:r>
              <w:rPr>
                <w:sz w:val="20"/>
                <w:szCs w:val="20"/>
              </w:rPr>
              <w:tab/>
            </w:r>
            <w:r>
              <w:rPr>
                <w:sz w:val="20"/>
                <w:szCs w:val="20"/>
              </w:rPr>
              <w:tab/>
              <w:t>…</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t>}</w:t>
            </w:r>
          </w:p>
        </w:tc>
      </w:tr>
      <w:tr w:rsidR="006B112B" w:rsidTr="00E8412C">
        <w:trPr>
          <w:cantSplit/>
          <w:tblHeader w:val="off"/>
        </w:trPr>
        <w:tc>
          <w:tcPr>
            <w:tcW w:w="4750" w:type="dxa"/>
          </w:tcPr>
          <w:p w:rsidR="006B112B" w:rsidRDefault="006B112B" w:rsidP="00127393">
            <w:r>
              <w:rPr>
                <w:noProof/>
                <w:lang w:val="de-DE" w:eastAsia="de-DE"/>
              </w:rPr>
              <w:lastRenderedPageBreak/>
              <w:drawing>
                <wp:inline distT="0" distB="0" distL="0" distR="0">
                  <wp:extent cx="2801788" cy="771928"/>
                  <wp:effectExtent l="19050" t="0" r="0" b="0"/>
                  <wp:docPr id="2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2803315" cy="772349"/>
                          </a:xfrm>
                          <a:prstGeom prst="rect">
                            <a:avLst/>
                          </a:prstGeom>
                          <a:noFill/>
                          <a:ln w="9525">
                            <a:noFill/>
                            <a:miter lim="800000"/>
                            <a:headEnd/>
                            <a:tailEnd/>
                          </a:ln>
                        </pic:spPr>
                      </pic:pic>
                    </a:graphicData>
                  </a:graphic>
                </wp:inline>
              </w:drawing>
            </w:r>
            <w:r>
              <w:br/>
            </w:r>
            <w:r>
              <w:br/>
            </w:r>
            <w:r>
              <w:rPr>
                <w:noProof/>
                <w:lang w:val="de-DE" w:eastAsia="de-DE"/>
              </w:rPr>
              <w:drawing>
                <wp:inline distT="0" distB="0" distL="0" distR="0">
                  <wp:extent cx="2801788" cy="764898"/>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803119" cy="765261"/>
                          </a:xfrm>
                          <a:prstGeom prst="rect">
                            <a:avLst/>
                          </a:prstGeom>
                          <a:noFill/>
                          <a:ln w="9525">
                            <a:noFill/>
                            <a:miter lim="800000"/>
                            <a:headEnd/>
                            <a:tailEnd/>
                          </a:ln>
                        </pic:spPr>
                      </pic:pic>
                    </a:graphicData>
                  </a:graphic>
                </wp:inline>
              </w:drawing>
            </w:r>
          </w:p>
        </w:tc>
        <w:tc>
          <w:tcPr>
            <w:tcW w:w="4750" w:type="dxa"/>
          </w:tcPr>
          <w:p w:rsidR="006B112B" w:rsidRDefault="006B112B" w:rsidP="00E8412C">
            <w:pPr>
              <w:tabs>
                <w:tab w:val="left" w:pos="307"/>
                <w:tab w:val="left" w:pos="592"/>
                <w:tab w:val="left" w:pos="918"/>
              </w:tabs>
            </w:pPr>
            <w:r w:rsidRPr="00127393">
              <w:rPr>
                <w:sz w:val="20"/>
                <w:szCs w:val="20"/>
              </w:rPr>
              <w:t xml:space="preserve">container </w:t>
            </w:r>
            <w:proofErr w:type="spellStart"/>
            <w:r>
              <w:rPr>
                <w:sz w:val="20"/>
                <w:szCs w:val="20"/>
              </w:rPr>
              <w:t>ClassC</w:t>
            </w:r>
            <w:proofErr w:type="spellEnd"/>
            <w:r w:rsidRPr="00127393">
              <w:rPr>
                <w:sz w:val="20"/>
                <w:szCs w:val="20"/>
              </w:rPr>
              <w:t xml:space="preserve"> {</w:t>
            </w:r>
            <w:r>
              <w:rPr>
                <w:sz w:val="20"/>
                <w:szCs w:val="20"/>
              </w:rPr>
              <w:br/>
            </w:r>
            <w:r>
              <w:rPr>
                <w:sz w:val="20"/>
                <w:szCs w:val="20"/>
              </w:rPr>
              <w:tab/>
              <w:t>…</w:t>
            </w:r>
            <w:r>
              <w:rPr>
                <w:sz w:val="20"/>
                <w:szCs w:val="20"/>
              </w:rPr>
              <w:br/>
            </w:r>
            <w:r>
              <w:rPr>
                <w:sz w:val="20"/>
                <w:szCs w:val="20"/>
              </w:rPr>
              <w:tab/>
              <w:t>leaf attribute1 {</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r>
            <w:r>
              <w:rPr>
                <w:sz w:val="20"/>
                <w:szCs w:val="20"/>
              </w:rPr>
              <w:tab/>
              <w:t>leaf attribute2 {</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r>
            <w:r>
              <w:rPr>
                <w:sz w:val="20"/>
                <w:szCs w:val="20"/>
              </w:rPr>
              <w:tab/>
              <w:t xml:space="preserve">list </w:t>
            </w:r>
            <w:proofErr w:type="spellStart"/>
            <w:r>
              <w:rPr>
                <w:sz w:val="20"/>
                <w:szCs w:val="20"/>
              </w:rPr>
              <w:t>ClassD</w:t>
            </w:r>
            <w:proofErr w:type="spellEnd"/>
            <w:r>
              <w:rPr>
                <w:sz w:val="20"/>
                <w:szCs w:val="20"/>
              </w:rPr>
              <w:t xml:space="preserve"> {</w:t>
            </w:r>
            <w:r>
              <w:rPr>
                <w:sz w:val="20"/>
                <w:szCs w:val="20"/>
              </w:rPr>
              <w:br/>
            </w:r>
            <w:r>
              <w:rPr>
                <w:sz w:val="20"/>
                <w:szCs w:val="20"/>
              </w:rPr>
              <w:tab/>
            </w:r>
            <w:r>
              <w:rPr>
                <w:sz w:val="20"/>
                <w:szCs w:val="20"/>
              </w:rPr>
              <w:tab/>
            </w:r>
            <w:r w:rsidRPr="00C90499">
              <w:rPr>
                <w:sz w:val="20"/>
                <w:szCs w:val="20"/>
              </w:rPr>
              <w:t>key "name";</w:t>
            </w:r>
            <w:r>
              <w:rPr>
                <w:sz w:val="20"/>
                <w:szCs w:val="20"/>
              </w:rPr>
              <w:br/>
            </w:r>
            <w:r>
              <w:rPr>
                <w:sz w:val="20"/>
                <w:szCs w:val="20"/>
              </w:rPr>
              <w:tab/>
            </w:r>
            <w:r>
              <w:rPr>
                <w:sz w:val="20"/>
                <w:szCs w:val="20"/>
              </w:rPr>
              <w:tab/>
            </w:r>
            <w:r w:rsidRPr="00C90499">
              <w:rPr>
                <w:sz w:val="20"/>
                <w:szCs w:val="20"/>
              </w:rPr>
              <w:t>leaf name</w:t>
            </w:r>
            <w:r>
              <w:rPr>
                <w:sz w:val="20"/>
                <w:szCs w:val="20"/>
              </w:rPr>
              <w:t xml:space="preserve"> </w:t>
            </w:r>
            <w:r w:rsidRPr="00C90499">
              <w:rPr>
                <w:sz w:val="20"/>
                <w:szCs w:val="20"/>
              </w:rPr>
              <w:t>{</w:t>
            </w:r>
            <w:r>
              <w:rPr>
                <w:sz w:val="20"/>
                <w:szCs w:val="20"/>
              </w:rPr>
              <w:br/>
            </w:r>
            <w:r>
              <w:rPr>
                <w:sz w:val="20"/>
                <w:szCs w:val="20"/>
              </w:rPr>
              <w:tab/>
            </w:r>
            <w:r>
              <w:rPr>
                <w:sz w:val="20"/>
                <w:szCs w:val="20"/>
              </w:rPr>
              <w:tab/>
            </w:r>
            <w:r>
              <w:rPr>
                <w:sz w:val="20"/>
                <w:szCs w:val="20"/>
              </w:rPr>
              <w:tab/>
            </w:r>
            <w:r w:rsidRPr="00C90499">
              <w:rPr>
                <w:sz w:val="20"/>
                <w:szCs w:val="20"/>
              </w:rPr>
              <w:t>type string;</w:t>
            </w:r>
            <w:r>
              <w:rPr>
                <w:sz w:val="20"/>
                <w:szCs w:val="20"/>
              </w:rPr>
              <w:br/>
            </w:r>
            <w:r>
              <w:rPr>
                <w:sz w:val="20"/>
                <w:szCs w:val="20"/>
              </w:rPr>
              <w:tab/>
            </w:r>
            <w:r>
              <w:rPr>
                <w:sz w:val="20"/>
                <w:szCs w:val="20"/>
              </w:rPr>
              <w:tab/>
              <w:t>}</w:t>
            </w:r>
            <w:r>
              <w:rPr>
                <w:sz w:val="20"/>
                <w:szCs w:val="20"/>
              </w:rPr>
              <w:br/>
            </w:r>
            <w:r>
              <w:rPr>
                <w:sz w:val="20"/>
                <w:szCs w:val="20"/>
              </w:rPr>
              <w:tab/>
            </w:r>
            <w:r>
              <w:rPr>
                <w:sz w:val="20"/>
                <w:szCs w:val="20"/>
              </w:rPr>
              <w:tab/>
              <w:t>leaf attribute4 {</w:t>
            </w:r>
            <w:r>
              <w:rPr>
                <w:sz w:val="20"/>
                <w:szCs w:val="20"/>
              </w:rPr>
              <w:br/>
            </w:r>
            <w:r>
              <w:rPr>
                <w:sz w:val="20"/>
                <w:szCs w:val="20"/>
              </w:rPr>
              <w:tab/>
            </w:r>
            <w:r>
              <w:rPr>
                <w:sz w:val="20"/>
                <w:szCs w:val="20"/>
              </w:rPr>
              <w:tab/>
            </w:r>
            <w:r>
              <w:rPr>
                <w:sz w:val="20"/>
                <w:szCs w:val="20"/>
              </w:rPr>
              <w:tab/>
              <w:t>…</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t>}</w:t>
            </w:r>
          </w:p>
        </w:tc>
      </w:tr>
      <w:tr w:rsidR="006B112B" w:rsidTr="0008392F">
        <w:tc>
          <w:tcPr>
            <w:tcW w:w="4750" w:type="dxa"/>
          </w:tcPr>
          <w:p w:rsidR="006B112B" w:rsidRDefault="006B112B" w:rsidP="0008392F">
            <w:r>
              <w:rPr>
                <w:noProof/>
                <w:lang w:val="de-DE" w:eastAsia="de-DE"/>
              </w:rPr>
              <w:drawing>
                <wp:inline distT="0" distB="0" distL="0" distR="0">
                  <wp:extent cx="2801788" cy="855913"/>
                  <wp:effectExtent l="19050" t="0" r="0" b="0"/>
                  <wp:docPr id="2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803315" cy="856379"/>
                          </a:xfrm>
                          <a:prstGeom prst="rect">
                            <a:avLst/>
                          </a:prstGeom>
                          <a:noFill/>
                          <a:ln w="9525">
                            <a:noFill/>
                            <a:miter lim="800000"/>
                            <a:headEnd/>
                            <a:tailEnd/>
                          </a:ln>
                        </pic:spPr>
                      </pic:pic>
                    </a:graphicData>
                  </a:graphic>
                </wp:inline>
              </w:drawing>
            </w:r>
            <w:r>
              <w:br/>
            </w:r>
            <w:r>
              <w:br/>
            </w:r>
            <w:r>
              <w:rPr>
                <w:noProof/>
                <w:lang w:val="de-DE" w:eastAsia="de-DE"/>
              </w:rPr>
              <w:drawing>
                <wp:inline distT="0" distB="0" distL="0" distR="0">
                  <wp:extent cx="2801788" cy="841032"/>
                  <wp:effectExtent l="19050" t="0" r="0" b="0"/>
                  <wp:docPr id="2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2798986" cy="840191"/>
                          </a:xfrm>
                          <a:prstGeom prst="rect">
                            <a:avLst/>
                          </a:prstGeom>
                          <a:noFill/>
                          <a:ln w="9525">
                            <a:noFill/>
                            <a:miter lim="800000"/>
                            <a:headEnd/>
                            <a:tailEnd/>
                          </a:ln>
                        </pic:spPr>
                      </pic:pic>
                    </a:graphicData>
                  </a:graphic>
                </wp:inline>
              </w:drawing>
            </w:r>
          </w:p>
        </w:tc>
        <w:tc>
          <w:tcPr>
            <w:tcW w:w="4750" w:type="dxa"/>
          </w:tcPr>
          <w:p w:rsidR="006B112B" w:rsidRPr="00127393" w:rsidRDefault="006B112B" w:rsidP="00034E2B">
            <w:pPr>
              <w:tabs>
                <w:tab w:val="left" w:pos="315"/>
                <w:tab w:val="left" w:pos="599"/>
                <w:tab w:val="left" w:pos="904"/>
              </w:tabs>
              <w:rPr>
                <w:sz w:val="20"/>
                <w:szCs w:val="20"/>
              </w:rPr>
            </w:pPr>
            <w:r w:rsidRPr="00127393">
              <w:rPr>
                <w:sz w:val="20"/>
                <w:szCs w:val="20"/>
              </w:rPr>
              <w:t xml:space="preserve">container </w:t>
            </w:r>
            <w:proofErr w:type="spellStart"/>
            <w:r>
              <w:rPr>
                <w:sz w:val="20"/>
                <w:szCs w:val="20"/>
              </w:rPr>
              <w:t>ClassC</w:t>
            </w:r>
            <w:proofErr w:type="spellEnd"/>
            <w:r w:rsidRPr="00127393">
              <w:rPr>
                <w:sz w:val="20"/>
                <w:szCs w:val="20"/>
              </w:rPr>
              <w:t xml:space="preserve"> {</w:t>
            </w:r>
            <w:r>
              <w:rPr>
                <w:sz w:val="20"/>
                <w:szCs w:val="20"/>
              </w:rPr>
              <w:br/>
            </w:r>
            <w:r>
              <w:rPr>
                <w:sz w:val="20"/>
                <w:szCs w:val="20"/>
              </w:rPr>
              <w:tab/>
              <w:t>…</w:t>
            </w:r>
            <w:r>
              <w:rPr>
                <w:sz w:val="20"/>
                <w:szCs w:val="20"/>
              </w:rPr>
              <w:br/>
            </w:r>
            <w:r>
              <w:rPr>
                <w:sz w:val="20"/>
                <w:szCs w:val="20"/>
              </w:rPr>
              <w:tab/>
              <w:t>leaf attribute1 {</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r>
            <w:r>
              <w:rPr>
                <w:sz w:val="20"/>
                <w:szCs w:val="20"/>
              </w:rPr>
              <w:tab/>
              <w:t>leaf attribute2 {</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r>
            <w:r>
              <w:rPr>
                <w:sz w:val="20"/>
                <w:szCs w:val="20"/>
              </w:rPr>
              <w:tab/>
            </w:r>
            <w:r w:rsidRPr="009E3EE0">
              <w:rPr>
                <w:sz w:val="20"/>
                <w:szCs w:val="20"/>
              </w:rPr>
              <w:t>leaf</w:t>
            </w:r>
            <w:r>
              <w:rPr>
                <w:sz w:val="20"/>
                <w:szCs w:val="20"/>
              </w:rPr>
              <w:t xml:space="preserve">-list </w:t>
            </w:r>
            <w:proofErr w:type="spellStart"/>
            <w:r>
              <w:rPr>
                <w:sz w:val="20"/>
                <w:szCs w:val="20"/>
              </w:rPr>
              <w:t>classD</w:t>
            </w:r>
            <w:proofErr w:type="spellEnd"/>
            <w:r w:rsidRPr="009E3EE0">
              <w:rPr>
                <w:sz w:val="20"/>
                <w:szCs w:val="20"/>
              </w:rPr>
              <w:t xml:space="preserve"> {</w:t>
            </w:r>
            <w:r>
              <w:rPr>
                <w:sz w:val="20"/>
                <w:szCs w:val="20"/>
              </w:rPr>
              <w:br/>
            </w:r>
            <w:r>
              <w:rPr>
                <w:sz w:val="20"/>
                <w:szCs w:val="20"/>
              </w:rPr>
              <w:tab/>
            </w:r>
            <w:r>
              <w:rPr>
                <w:sz w:val="20"/>
                <w:szCs w:val="20"/>
              </w:rPr>
              <w:tab/>
            </w:r>
            <w:r w:rsidRPr="009E3EE0">
              <w:rPr>
                <w:sz w:val="20"/>
                <w:szCs w:val="20"/>
              </w:rPr>
              <w:t xml:space="preserve">type </w:t>
            </w:r>
            <w:proofErr w:type="spellStart"/>
            <w:r w:rsidRPr="009E3EE0">
              <w:rPr>
                <w:sz w:val="20"/>
                <w:szCs w:val="20"/>
              </w:rPr>
              <w:t>leafref</w:t>
            </w:r>
            <w:proofErr w:type="spellEnd"/>
            <w:r w:rsidRPr="009E3EE0">
              <w:rPr>
                <w:sz w:val="20"/>
                <w:szCs w:val="20"/>
              </w:rPr>
              <w:t xml:space="preserve"> {</w:t>
            </w:r>
            <w:r>
              <w:rPr>
                <w:sz w:val="20"/>
                <w:szCs w:val="20"/>
              </w:rPr>
              <w:br/>
            </w:r>
            <w:r>
              <w:rPr>
                <w:sz w:val="20"/>
                <w:szCs w:val="20"/>
              </w:rPr>
              <w:tab/>
            </w:r>
            <w:r>
              <w:rPr>
                <w:sz w:val="20"/>
                <w:szCs w:val="20"/>
              </w:rPr>
              <w:tab/>
            </w:r>
            <w:r>
              <w:rPr>
                <w:sz w:val="20"/>
                <w:szCs w:val="20"/>
              </w:rPr>
              <w:tab/>
            </w:r>
            <w:r w:rsidRPr="009E3EE0">
              <w:rPr>
                <w:sz w:val="20"/>
                <w:szCs w:val="20"/>
              </w:rPr>
              <w:t>path “/</w:t>
            </w:r>
            <w:proofErr w:type="spellStart"/>
            <w:r>
              <w:rPr>
                <w:sz w:val="20"/>
                <w:szCs w:val="20"/>
              </w:rPr>
              <w:t>ClassD</w:t>
            </w:r>
            <w:proofErr w:type="spellEnd"/>
            <w:r w:rsidRPr="009E3EE0">
              <w:rPr>
                <w:sz w:val="20"/>
                <w:szCs w:val="20"/>
              </w:rPr>
              <w:t>/name";</w:t>
            </w:r>
            <w:r>
              <w:rPr>
                <w:sz w:val="20"/>
                <w:szCs w:val="20"/>
              </w:rPr>
              <w:br/>
            </w:r>
            <w:r>
              <w:rPr>
                <w:sz w:val="20"/>
                <w:szCs w:val="20"/>
              </w:rPr>
              <w:tab/>
            </w:r>
            <w:r>
              <w:rPr>
                <w:sz w:val="20"/>
                <w:szCs w:val="20"/>
              </w:rPr>
              <w:tab/>
            </w:r>
            <w:r w:rsidRPr="009E3EE0">
              <w:rPr>
                <w:sz w:val="20"/>
                <w:szCs w:val="20"/>
              </w:rPr>
              <w:t>}</w:t>
            </w:r>
            <w:r>
              <w:rPr>
                <w:sz w:val="20"/>
                <w:szCs w:val="20"/>
              </w:rPr>
              <w:br/>
            </w:r>
            <w:r>
              <w:rPr>
                <w:sz w:val="20"/>
                <w:szCs w:val="20"/>
              </w:rPr>
              <w:tab/>
            </w:r>
            <w:r w:rsidRPr="009E3EE0">
              <w:rPr>
                <w:sz w:val="20"/>
                <w:szCs w:val="20"/>
              </w:rPr>
              <w:t>}</w:t>
            </w:r>
            <w:r>
              <w:rPr>
                <w:sz w:val="20"/>
                <w:szCs w:val="20"/>
              </w:rPr>
              <w:br/>
              <w:t>}</w:t>
            </w:r>
          </w:p>
        </w:tc>
      </w:tr>
    </w:tbl>
    <w:p w:rsidR="00127393" w:rsidRDefault="00127393" w:rsidP="00127393">
      <w:pPr>
        <w:rPr>
          <w:ins w:id="243" w:author="Bernd" w:date="2015-09-11T05:24:00Z"/>
        </w:rPr>
      </w:pPr>
    </w:p>
    <w:p w:rsidR="007430F6" w:rsidRDefault="007430F6" w:rsidP="009B6F01">
      <w:pPr>
        <w:outlineLvl w:val="0"/>
        <w:rPr>
          <w:ins w:id="244" w:author="Bernd" w:date="2015-09-11T05:13:00Z"/>
        </w:rPr>
      </w:pPr>
      <w:ins w:id="245" w:author="Bernd" w:date="2015-09-11T05:24:00Z">
        <w:r>
          <w:t xml:space="preserve">The following table </w:t>
        </w:r>
      </w:ins>
      <w:ins w:id="246" w:author="Bernd" w:date="2015-09-11T05:25:00Z">
        <w:r>
          <w:t>summarizes</w:t>
        </w:r>
      </w:ins>
      <w:ins w:id="247" w:author="Bernd" w:date="2015-09-11T05:24:00Z">
        <w:r>
          <w:t xml:space="preserve"> the association mappings.</w:t>
        </w:r>
      </w:ins>
    </w:p>
    <w:p w:rsidR="00EE7112" w:rsidRDefault="00EE7112" w:rsidP="009B6F01">
      <w:pPr>
        <w:pStyle w:val="TableCaption"/>
        <w:outlineLvl w:val="0"/>
        <w:rPr>
          <w:ins w:id="248" w:author="Bernd" w:date="2015-09-11T05:13:00Z"/>
        </w:rPr>
      </w:pPr>
      <w:bookmarkStart w:id="249" w:name="_Ref429714365"/>
      <w:bookmarkStart w:id="250" w:name="_Toc430330772"/>
      <w:ins w:id="251" w:author="Bernd" w:date="2015-09-11T05:13:00Z">
        <w:r>
          <w:t xml:space="preserve">Table </w:t>
        </w:r>
        <w:r w:rsidR="009D680C">
          <w:fldChar w:fldCharType="begin"/>
        </w:r>
        <w:r>
          <w:instrText xml:space="preserve"> STYLEREF 1 \s </w:instrText>
        </w:r>
        <w:r w:rsidR="009D680C">
          <w:fldChar w:fldCharType="separate"/>
        </w:r>
      </w:ins>
      <w:r w:rsidR="00984456">
        <w:rPr>
          <w:noProof/>
        </w:rPr>
        <w:t>4</w:t>
      </w:r>
      <w:ins w:id="252" w:author="Bernd" w:date="2015-09-11T05:13:00Z">
        <w:r w:rsidR="009D680C">
          <w:fldChar w:fldCharType="end"/>
        </w:r>
        <w:r>
          <w:t>.</w:t>
        </w:r>
        <w:r w:rsidR="009D680C">
          <w:fldChar w:fldCharType="begin"/>
        </w:r>
        <w:r>
          <w:instrText xml:space="preserve"> SEQ Table \* ARABIC \s 1 </w:instrText>
        </w:r>
        <w:r w:rsidR="009D680C">
          <w:fldChar w:fldCharType="separate"/>
        </w:r>
      </w:ins>
      <w:ins w:id="253" w:author="Bernd" w:date="2015-09-18T08:59:00Z">
        <w:r w:rsidR="00984456">
          <w:rPr>
            <w:noProof/>
          </w:rPr>
          <w:t>19</w:t>
        </w:r>
      </w:ins>
      <w:ins w:id="254" w:author="Bernd" w:date="2015-09-11T05:13:00Z">
        <w:r w:rsidR="009D680C">
          <w:fldChar w:fldCharType="end"/>
        </w:r>
        <w:bookmarkEnd w:id="249"/>
        <w:r>
          <w:t>: Association Mapping Summary</w:t>
        </w:r>
        <w:bookmarkEnd w:id="250"/>
      </w:ins>
    </w:p>
    <w:tbl>
      <w:tblPr>
        <w:tblStyle w:val="Tabellengitternetz"/>
        <w:tblW w:w="0" w:type="auto"/>
        <w:tblLook w:val="04A0"/>
      </w:tblPr>
      <w:tblGrid>
        <w:gridCol w:w="736"/>
        <w:gridCol w:w="866"/>
        <w:gridCol w:w="1106"/>
        <w:gridCol w:w="1016"/>
        <w:gridCol w:w="1761"/>
      </w:tblGrid>
      <w:tr w:rsidR="007430F6" w:rsidTr="00B9272A">
        <w:trPr>
          <w:ins w:id="255" w:author="Bernd" w:date="2015-09-11T05:21:00Z"/>
        </w:trPr>
        <w:tc>
          <w:tcPr>
            <w:tcW w:w="0" w:type="auto"/>
            <w:tcBorders>
              <w:top w:val="nil"/>
              <w:left w:val="nil"/>
              <w:bottom w:val="nil"/>
              <w:right w:val="nil"/>
            </w:tcBorders>
          </w:tcPr>
          <w:p w:rsidR="007430F6" w:rsidRDefault="007430F6" w:rsidP="00B9272A">
            <w:pPr>
              <w:spacing w:before="60" w:after="60"/>
              <w:rPr>
                <w:ins w:id="256" w:author="Bernd" w:date="2015-09-11T05:21:00Z"/>
              </w:rPr>
            </w:pPr>
          </w:p>
        </w:tc>
        <w:tc>
          <w:tcPr>
            <w:tcW w:w="0" w:type="auto"/>
            <w:tcBorders>
              <w:top w:val="nil"/>
              <w:left w:val="nil"/>
              <w:bottom w:val="nil"/>
            </w:tcBorders>
          </w:tcPr>
          <w:p w:rsidR="007430F6" w:rsidRDefault="007430F6" w:rsidP="00B9272A">
            <w:pPr>
              <w:spacing w:before="60" w:after="60"/>
              <w:rPr>
                <w:ins w:id="257" w:author="Bernd" w:date="2015-09-11T05:21:00Z"/>
              </w:rPr>
            </w:pPr>
          </w:p>
        </w:tc>
        <w:tc>
          <w:tcPr>
            <w:tcW w:w="0" w:type="auto"/>
            <w:gridSpan w:val="3"/>
          </w:tcPr>
          <w:p w:rsidR="007430F6" w:rsidRDefault="007430F6" w:rsidP="00B9272A">
            <w:pPr>
              <w:spacing w:before="60" w:after="60"/>
              <w:jc w:val="center"/>
              <w:rPr>
                <w:ins w:id="258" w:author="Bernd" w:date="2015-09-11T05:21:00Z"/>
              </w:rPr>
            </w:pPr>
            <w:ins w:id="259" w:author="Bernd" w:date="2015-09-11T05:21:00Z">
              <w:r>
                <w:t>UML</w:t>
              </w:r>
            </w:ins>
          </w:p>
        </w:tc>
      </w:tr>
      <w:tr w:rsidR="007430F6" w:rsidTr="00B9272A">
        <w:trPr>
          <w:ins w:id="260" w:author="Bernd" w:date="2015-09-11T05:21:00Z"/>
        </w:trPr>
        <w:tc>
          <w:tcPr>
            <w:tcW w:w="0" w:type="auto"/>
            <w:tcBorders>
              <w:top w:val="nil"/>
              <w:left w:val="nil"/>
              <w:right w:val="nil"/>
            </w:tcBorders>
          </w:tcPr>
          <w:p w:rsidR="007430F6" w:rsidRDefault="007430F6" w:rsidP="00B9272A">
            <w:pPr>
              <w:spacing w:before="60" w:after="60"/>
              <w:rPr>
                <w:ins w:id="261" w:author="Bernd" w:date="2015-09-11T05:21:00Z"/>
              </w:rPr>
            </w:pPr>
          </w:p>
        </w:tc>
        <w:tc>
          <w:tcPr>
            <w:tcW w:w="0" w:type="auto"/>
            <w:tcBorders>
              <w:top w:val="nil"/>
              <w:left w:val="nil"/>
            </w:tcBorders>
          </w:tcPr>
          <w:p w:rsidR="007430F6" w:rsidRDefault="007430F6" w:rsidP="00B9272A">
            <w:pPr>
              <w:spacing w:before="60" w:after="60"/>
              <w:rPr>
                <w:ins w:id="262" w:author="Bernd" w:date="2015-09-11T05:21:00Z"/>
              </w:rPr>
            </w:pPr>
          </w:p>
        </w:tc>
        <w:tc>
          <w:tcPr>
            <w:tcW w:w="0" w:type="auto"/>
          </w:tcPr>
          <w:p w:rsidR="007430F6" w:rsidRDefault="007430F6" w:rsidP="00B9272A">
            <w:pPr>
              <w:spacing w:before="60" w:after="60"/>
              <w:jc w:val="center"/>
              <w:rPr>
                <w:ins w:id="263" w:author="Bernd" w:date="2015-09-11T05:21:00Z"/>
              </w:rPr>
            </w:pPr>
            <w:ins w:id="264" w:author="Bernd" w:date="2015-09-11T05:21:00Z">
              <w:r>
                <w:t>containment</w:t>
              </w:r>
            </w:ins>
          </w:p>
        </w:tc>
        <w:tc>
          <w:tcPr>
            <w:tcW w:w="0" w:type="auto"/>
          </w:tcPr>
          <w:p w:rsidR="007430F6" w:rsidRDefault="007430F6" w:rsidP="00B9272A">
            <w:pPr>
              <w:spacing w:before="60" w:after="60"/>
              <w:jc w:val="center"/>
              <w:rPr>
                <w:ins w:id="265" w:author="Bernd" w:date="2015-09-11T05:21:00Z"/>
              </w:rPr>
            </w:pPr>
            <w:ins w:id="266" w:author="Bernd" w:date="2015-09-11T05:21:00Z">
              <w:r>
                <w:t>association</w:t>
              </w:r>
            </w:ins>
          </w:p>
        </w:tc>
        <w:tc>
          <w:tcPr>
            <w:tcW w:w="0" w:type="auto"/>
          </w:tcPr>
          <w:p w:rsidR="007430F6" w:rsidRDefault="007430F6" w:rsidP="00B9272A">
            <w:pPr>
              <w:spacing w:before="60" w:after="60"/>
              <w:jc w:val="center"/>
              <w:rPr>
                <w:ins w:id="267" w:author="Bernd" w:date="2015-09-11T05:21:00Z"/>
              </w:rPr>
            </w:pPr>
            <w:ins w:id="268" w:author="Bernd" w:date="2015-09-11T05:21:00Z">
              <w:r>
                <w:t>inheritance</w:t>
              </w:r>
            </w:ins>
          </w:p>
        </w:tc>
      </w:tr>
      <w:tr w:rsidR="007430F6" w:rsidTr="00B9272A">
        <w:trPr>
          <w:ins w:id="269" w:author="Bernd" w:date="2015-09-11T05:21:00Z"/>
        </w:trPr>
        <w:tc>
          <w:tcPr>
            <w:tcW w:w="0" w:type="auto"/>
            <w:vMerge w:val="restart"/>
          </w:tcPr>
          <w:p w:rsidR="007430F6" w:rsidRDefault="007430F6" w:rsidP="00B9272A">
            <w:pPr>
              <w:spacing w:before="60" w:after="60"/>
              <w:rPr>
                <w:ins w:id="270" w:author="Bernd" w:date="2015-09-11T05:21:00Z"/>
              </w:rPr>
            </w:pPr>
            <w:ins w:id="271" w:author="Bernd" w:date="2015-09-11T05:21:00Z">
              <w:r>
                <w:t>YANG</w:t>
              </w:r>
            </w:ins>
          </w:p>
        </w:tc>
        <w:tc>
          <w:tcPr>
            <w:tcW w:w="0" w:type="auto"/>
          </w:tcPr>
          <w:p w:rsidR="007430F6" w:rsidRDefault="007430F6" w:rsidP="00B9272A">
            <w:pPr>
              <w:spacing w:before="60" w:after="60"/>
              <w:rPr>
                <w:ins w:id="272" w:author="Bernd" w:date="2015-09-11T05:21:00Z"/>
              </w:rPr>
            </w:pPr>
            <w:ins w:id="273" w:author="Bernd" w:date="2015-09-11T05:21:00Z">
              <w:r>
                <w:t>nesting</w:t>
              </w:r>
            </w:ins>
          </w:p>
        </w:tc>
        <w:tc>
          <w:tcPr>
            <w:tcW w:w="0" w:type="auto"/>
          </w:tcPr>
          <w:p w:rsidR="007430F6" w:rsidRDefault="007430F6" w:rsidP="00B9272A">
            <w:pPr>
              <w:spacing w:before="60" w:after="60"/>
              <w:jc w:val="center"/>
              <w:rPr>
                <w:ins w:id="274" w:author="Bernd" w:date="2015-09-11T05:21:00Z"/>
              </w:rPr>
            </w:pPr>
            <w:ins w:id="275" w:author="Bernd" w:date="2015-09-11T05:21:00Z">
              <w:r>
                <w:rPr>
                  <w:rFonts w:cs="Times New Roman"/>
                </w:rPr>
                <w:t>√</w:t>
              </w:r>
            </w:ins>
          </w:p>
        </w:tc>
        <w:tc>
          <w:tcPr>
            <w:tcW w:w="0" w:type="auto"/>
          </w:tcPr>
          <w:p w:rsidR="007430F6" w:rsidRDefault="007430F6" w:rsidP="00B9272A">
            <w:pPr>
              <w:spacing w:before="60" w:after="60"/>
              <w:jc w:val="center"/>
              <w:rPr>
                <w:ins w:id="276" w:author="Bernd" w:date="2015-09-11T05:21:00Z"/>
              </w:rPr>
            </w:pPr>
          </w:p>
        </w:tc>
        <w:tc>
          <w:tcPr>
            <w:tcW w:w="0" w:type="auto"/>
          </w:tcPr>
          <w:p w:rsidR="007430F6" w:rsidRDefault="007430F6" w:rsidP="00B9272A">
            <w:pPr>
              <w:spacing w:before="60" w:after="60"/>
              <w:jc w:val="center"/>
              <w:rPr>
                <w:ins w:id="277" w:author="Bernd" w:date="2015-09-11T05:21:00Z"/>
              </w:rPr>
            </w:pPr>
          </w:p>
        </w:tc>
      </w:tr>
      <w:tr w:rsidR="007430F6" w:rsidTr="00B9272A">
        <w:trPr>
          <w:ins w:id="278" w:author="Bernd" w:date="2015-09-11T05:21:00Z"/>
        </w:trPr>
        <w:tc>
          <w:tcPr>
            <w:tcW w:w="0" w:type="auto"/>
            <w:vMerge/>
          </w:tcPr>
          <w:p w:rsidR="007430F6" w:rsidRDefault="007430F6" w:rsidP="00B9272A">
            <w:pPr>
              <w:spacing w:before="60" w:after="60"/>
              <w:rPr>
                <w:ins w:id="279" w:author="Bernd" w:date="2015-09-11T05:21:00Z"/>
              </w:rPr>
            </w:pPr>
          </w:p>
        </w:tc>
        <w:tc>
          <w:tcPr>
            <w:tcW w:w="0" w:type="auto"/>
          </w:tcPr>
          <w:p w:rsidR="007430F6" w:rsidRDefault="007430F6" w:rsidP="00B9272A">
            <w:pPr>
              <w:spacing w:before="60" w:after="60"/>
              <w:rPr>
                <w:ins w:id="280" w:author="Bernd" w:date="2015-09-11T05:21:00Z"/>
              </w:rPr>
            </w:pPr>
            <w:ins w:id="281" w:author="Bernd" w:date="2015-09-11T05:21:00Z">
              <w:r>
                <w:t>grouping</w:t>
              </w:r>
            </w:ins>
          </w:p>
        </w:tc>
        <w:tc>
          <w:tcPr>
            <w:tcW w:w="0" w:type="auto"/>
          </w:tcPr>
          <w:p w:rsidR="007430F6" w:rsidRDefault="007430F6" w:rsidP="00B9272A">
            <w:pPr>
              <w:spacing w:before="60" w:after="60"/>
              <w:jc w:val="center"/>
              <w:rPr>
                <w:ins w:id="282" w:author="Bernd" w:date="2015-09-11T05:21:00Z"/>
              </w:rPr>
            </w:pPr>
          </w:p>
        </w:tc>
        <w:tc>
          <w:tcPr>
            <w:tcW w:w="0" w:type="auto"/>
          </w:tcPr>
          <w:p w:rsidR="007430F6" w:rsidRDefault="007430F6" w:rsidP="00B9272A">
            <w:pPr>
              <w:spacing w:before="60" w:after="60"/>
              <w:jc w:val="center"/>
              <w:rPr>
                <w:ins w:id="283" w:author="Bernd" w:date="2015-09-11T05:21:00Z"/>
              </w:rPr>
            </w:pPr>
          </w:p>
        </w:tc>
        <w:tc>
          <w:tcPr>
            <w:tcW w:w="0" w:type="auto"/>
          </w:tcPr>
          <w:p w:rsidR="007430F6" w:rsidRDefault="007430F6" w:rsidP="00B9272A">
            <w:pPr>
              <w:spacing w:before="60" w:after="60"/>
              <w:jc w:val="center"/>
              <w:rPr>
                <w:ins w:id="284" w:author="Bernd" w:date="2015-09-11T05:21:00Z"/>
              </w:rPr>
            </w:pPr>
            <w:ins w:id="285" w:author="Bernd" w:date="2015-09-11T05:22:00Z">
              <w:r>
                <w:rPr>
                  <w:rFonts w:cs="Times New Roman"/>
                </w:rPr>
                <w:t>√</w:t>
              </w:r>
              <w:r>
                <w:rPr>
                  <w:rFonts w:cs="Times New Roman"/>
                </w:rPr>
                <w:br/>
                <w:t xml:space="preserve">abstract </w:t>
              </w:r>
              <w:proofErr w:type="spellStart"/>
              <w:r>
                <w:rPr>
                  <w:rFonts w:cs="Times New Roman"/>
                </w:rPr>
                <w:t>superclasses</w:t>
              </w:r>
            </w:ins>
            <w:proofErr w:type="spellEnd"/>
          </w:p>
        </w:tc>
      </w:tr>
      <w:tr w:rsidR="007430F6" w:rsidTr="00B9272A">
        <w:trPr>
          <w:ins w:id="286" w:author="Bernd" w:date="2015-09-11T05:21:00Z"/>
        </w:trPr>
        <w:tc>
          <w:tcPr>
            <w:tcW w:w="0" w:type="auto"/>
            <w:vMerge/>
          </w:tcPr>
          <w:p w:rsidR="007430F6" w:rsidRDefault="007430F6" w:rsidP="00B9272A">
            <w:pPr>
              <w:spacing w:before="60" w:after="60"/>
              <w:rPr>
                <w:ins w:id="287" w:author="Bernd" w:date="2015-09-11T05:21:00Z"/>
              </w:rPr>
            </w:pPr>
          </w:p>
        </w:tc>
        <w:tc>
          <w:tcPr>
            <w:tcW w:w="0" w:type="auto"/>
          </w:tcPr>
          <w:p w:rsidR="007430F6" w:rsidRDefault="007430F6" w:rsidP="00B9272A">
            <w:pPr>
              <w:spacing w:before="60" w:after="60"/>
              <w:rPr>
                <w:ins w:id="288" w:author="Bernd" w:date="2015-09-11T05:21:00Z"/>
              </w:rPr>
            </w:pPr>
            <w:ins w:id="289" w:author="Bernd" w:date="2015-09-11T05:21:00Z">
              <w:r>
                <w:t>augment</w:t>
              </w:r>
            </w:ins>
          </w:p>
        </w:tc>
        <w:tc>
          <w:tcPr>
            <w:tcW w:w="0" w:type="auto"/>
          </w:tcPr>
          <w:p w:rsidR="007430F6" w:rsidRDefault="007430F6" w:rsidP="00B9272A">
            <w:pPr>
              <w:spacing w:before="60" w:after="60"/>
              <w:jc w:val="center"/>
              <w:rPr>
                <w:ins w:id="290" w:author="Bernd" w:date="2015-09-11T05:21:00Z"/>
              </w:rPr>
            </w:pPr>
          </w:p>
        </w:tc>
        <w:tc>
          <w:tcPr>
            <w:tcW w:w="0" w:type="auto"/>
          </w:tcPr>
          <w:p w:rsidR="007430F6" w:rsidRDefault="007430F6" w:rsidP="00B9272A">
            <w:pPr>
              <w:spacing w:before="60" w:after="60"/>
              <w:jc w:val="center"/>
              <w:rPr>
                <w:ins w:id="291" w:author="Bernd" w:date="2015-09-11T05:21:00Z"/>
              </w:rPr>
            </w:pPr>
          </w:p>
        </w:tc>
        <w:tc>
          <w:tcPr>
            <w:tcW w:w="0" w:type="auto"/>
          </w:tcPr>
          <w:p w:rsidR="007430F6" w:rsidRDefault="007430F6" w:rsidP="007430F6">
            <w:pPr>
              <w:spacing w:before="60" w:after="60"/>
              <w:jc w:val="center"/>
              <w:rPr>
                <w:ins w:id="292" w:author="Bernd" w:date="2015-09-11T05:21:00Z"/>
              </w:rPr>
            </w:pPr>
            <w:ins w:id="293" w:author="Bernd" w:date="2015-09-11T05:22:00Z">
              <w:r>
                <w:rPr>
                  <w:rFonts w:cs="Times New Roman"/>
                </w:rPr>
                <w:t>√</w:t>
              </w:r>
              <w:r>
                <w:rPr>
                  <w:rFonts w:cs="Times New Roman"/>
                </w:rPr>
                <w:br/>
              </w:r>
            </w:ins>
            <w:ins w:id="294" w:author="Bernd" w:date="2015-09-11T05:23:00Z">
              <w:r>
                <w:rPr>
                  <w:rFonts w:cs="Times New Roman"/>
                </w:rPr>
                <w:t>concrete</w:t>
              </w:r>
            </w:ins>
            <w:ins w:id="295" w:author="Bernd" w:date="2015-09-11T05:22:00Z">
              <w:r>
                <w:rPr>
                  <w:rFonts w:cs="Times New Roman"/>
                </w:rPr>
                <w:t xml:space="preserve"> </w:t>
              </w:r>
              <w:proofErr w:type="spellStart"/>
              <w:r>
                <w:rPr>
                  <w:rFonts w:cs="Times New Roman"/>
                </w:rPr>
                <w:t>superclasses</w:t>
              </w:r>
            </w:ins>
            <w:proofErr w:type="spellEnd"/>
          </w:p>
        </w:tc>
      </w:tr>
      <w:tr w:rsidR="007430F6" w:rsidTr="00B9272A">
        <w:trPr>
          <w:ins w:id="296" w:author="Bernd" w:date="2015-09-11T05:21:00Z"/>
        </w:trPr>
        <w:tc>
          <w:tcPr>
            <w:tcW w:w="0" w:type="auto"/>
            <w:vMerge/>
          </w:tcPr>
          <w:p w:rsidR="007430F6" w:rsidRDefault="007430F6" w:rsidP="00B9272A">
            <w:pPr>
              <w:spacing w:before="60" w:after="60"/>
              <w:rPr>
                <w:ins w:id="297" w:author="Bernd" w:date="2015-09-11T05:21:00Z"/>
              </w:rPr>
            </w:pPr>
          </w:p>
        </w:tc>
        <w:tc>
          <w:tcPr>
            <w:tcW w:w="0" w:type="auto"/>
          </w:tcPr>
          <w:p w:rsidR="007430F6" w:rsidRDefault="007430F6" w:rsidP="00B9272A">
            <w:pPr>
              <w:spacing w:before="60" w:after="60"/>
              <w:rPr>
                <w:ins w:id="298" w:author="Bernd" w:date="2015-09-11T05:21:00Z"/>
              </w:rPr>
            </w:pPr>
            <w:proofErr w:type="spellStart"/>
            <w:ins w:id="299" w:author="Bernd" w:date="2015-09-11T05:21:00Z">
              <w:r>
                <w:t>leafref</w:t>
              </w:r>
              <w:proofErr w:type="spellEnd"/>
            </w:ins>
          </w:p>
        </w:tc>
        <w:tc>
          <w:tcPr>
            <w:tcW w:w="0" w:type="auto"/>
          </w:tcPr>
          <w:p w:rsidR="007430F6" w:rsidRDefault="007430F6" w:rsidP="00B9272A">
            <w:pPr>
              <w:spacing w:before="60" w:after="60"/>
              <w:jc w:val="center"/>
              <w:rPr>
                <w:ins w:id="300" w:author="Bernd" w:date="2015-09-11T05:21:00Z"/>
              </w:rPr>
            </w:pPr>
          </w:p>
        </w:tc>
        <w:tc>
          <w:tcPr>
            <w:tcW w:w="0" w:type="auto"/>
          </w:tcPr>
          <w:p w:rsidR="007430F6" w:rsidRDefault="007430F6" w:rsidP="00B9272A">
            <w:pPr>
              <w:spacing w:before="60" w:after="60"/>
              <w:jc w:val="center"/>
              <w:rPr>
                <w:ins w:id="301" w:author="Bernd" w:date="2015-09-11T05:21:00Z"/>
              </w:rPr>
            </w:pPr>
            <w:ins w:id="302" w:author="Bernd" w:date="2015-09-11T05:23:00Z">
              <w:r>
                <w:rPr>
                  <w:rFonts w:cs="Times New Roman"/>
                </w:rPr>
                <w:t>√</w:t>
              </w:r>
            </w:ins>
          </w:p>
        </w:tc>
        <w:tc>
          <w:tcPr>
            <w:tcW w:w="0" w:type="auto"/>
          </w:tcPr>
          <w:p w:rsidR="007430F6" w:rsidRDefault="007430F6" w:rsidP="00B9272A">
            <w:pPr>
              <w:spacing w:before="60" w:after="60"/>
              <w:jc w:val="center"/>
              <w:rPr>
                <w:ins w:id="303" w:author="Bernd" w:date="2015-09-11T05:21:00Z"/>
              </w:rPr>
            </w:pPr>
          </w:p>
        </w:tc>
      </w:tr>
    </w:tbl>
    <w:p w:rsidR="00EE7112" w:rsidRDefault="00EE7112" w:rsidP="00127393"/>
    <w:p w:rsidR="002B7DFC" w:rsidRDefault="002B7DFC" w:rsidP="009B6F01">
      <w:pPr>
        <w:pStyle w:val="berschrift2"/>
      </w:pPr>
      <w:bookmarkStart w:id="304" w:name="_Toc430330727"/>
      <w:r w:rsidRPr="002B7DFC">
        <w:lastRenderedPageBreak/>
        <w:t>Mapping of Interfaces</w:t>
      </w:r>
      <w:r>
        <w:t xml:space="preserve"> </w:t>
      </w:r>
      <w:r w:rsidRPr="002B7DFC">
        <w:t>(grouping of operations)</w:t>
      </w:r>
      <w:bookmarkEnd w:id="304"/>
    </w:p>
    <w:p w:rsidR="002B7DFC" w:rsidRDefault="002B7DFC" w:rsidP="002B7DFC"/>
    <w:p w:rsidR="00F70C2E" w:rsidRDefault="00F70C2E" w:rsidP="009B6F01">
      <w:pPr>
        <w:pStyle w:val="TableCaption"/>
        <w:outlineLvl w:val="0"/>
      </w:pPr>
      <w:bookmarkStart w:id="305" w:name="_Toc420597476"/>
      <w:bookmarkStart w:id="306" w:name="_Toc430330773"/>
      <w:r>
        <w:t xml:space="preserve">Table </w:t>
      </w:r>
      <w:r w:rsidR="009D680C">
        <w:fldChar w:fldCharType="begin"/>
      </w:r>
      <w:r w:rsidR="00A0446F">
        <w:instrText xml:space="preserve"> STYLEREF 1 \s </w:instrText>
      </w:r>
      <w:r w:rsidR="009D680C">
        <w:fldChar w:fldCharType="separate"/>
      </w:r>
      <w:r w:rsidR="00984456">
        <w:rPr>
          <w:noProof/>
        </w:rPr>
        <w:t>4</w:t>
      </w:r>
      <w:r w:rsidR="009D680C">
        <w:fldChar w:fldCharType="end"/>
      </w:r>
      <w:r>
        <w:t>.</w:t>
      </w:r>
      <w:r w:rsidR="009D680C">
        <w:fldChar w:fldCharType="begin"/>
      </w:r>
      <w:r w:rsidR="00A0446F">
        <w:instrText xml:space="preserve"> SEQ Table \* ARABIC \s 1 </w:instrText>
      </w:r>
      <w:r w:rsidR="009D680C">
        <w:fldChar w:fldCharType="separate"/>
      </w:r>
      <w:ins w:id="307" w:author="Bernd" w:date="2015-09-18T08:59:00Z">
        <w:r w:rsidR="00984456">
          <w:rPr>
            <w:noProof/>
          </w:rPr>
          <w:t>20</w:t>
        </w:r>
      </w:ins>
      <w:del w:id="308" w:author="Bernd" w:date="2015-09-11T06:00:00Z">
        <w:r w:rsidR="00745A31" w:rsidDel="00D948E4">
          <w:rPr>
            <w:noProof/>
          </w:rPr>
          <w:delText>15</w:delText>
        </w:r>
      </w:del>
      <w:r w:rsidR="009D680C">
        <w:fldChar w:fldCharType="end"/>
      </w:r>
      <w:r>
        <w:t>: UML Interface Mapping</w:t>
      </w:r>
      <w:bookmarkEnd w:id="305"/>
      <w:bookmarkEnd w:id="306"/>
    </w:p>
    <w:tbl>
      <w:tblPr>
        <w:tblStyle w:val="Tabellengitternetz"/>
        <w:tblW w:w="0" w:type="auto"/>
        <w:tblLook w:val="04A0"/>
      </w:tblPr>
      <w:tblGrid>
        <w:gridCol w:w="1913"/>
        <w:gridCol w:w="3827"/>
        <w:gridCol w:w="3760"/>
      </w:tblGrid>
      <w:tr w:rsidR="0060788A" w:rsidRPr="0060788A" w:rsidTr="00AE504F">
        <w:tc>
          <w:tcPr>
            <w:tcW w:w="9500" w:type="dxa"/>
            <w:gridSpan w:val="3"/>
            <w:shd w:val="clear" w:color="auto" w:fill="BAE3A7" w:themeFill="accent5" w:themeFillTint="66"/>
          </w:tcPr>
          <w:p w:rsidR="0060788A" w:rsidRPr="0060788A" w:rsidRDefault="00F70C2E" w:rsidP="0060788A">
            <w:pPr>
              <w:jc w:val="center"/>
              <w:rPr>
                <w:szCs w:val="24"/>
              </w:rPr>
            </w:pPr>
            <w:r>
              <w:rPr>
                <w:szCs w:val="24"/>
              </w:rPr>
              <w:t xml:space="preserve">UML </w:t>
            </w:r>
            <w:r w:rsidR="0060788A" w:rsidRPr="0060788A">
              <w:rPr>
                <w:szCs w:val="24"/>
              </w:rPr>
              <w:t xml:space="preserve">Interface </w:t>
            </w:r>
            <w:r w:rsidR="0060788A" w:rsidRPr="0060788A">
              <w:rPr>
                <w:szCs w:val="24"/>
              </w:rPr>
              <w:sym w:font="Wingdings" w:char="F0E0"/>
            </w:r>
            <w:r w:rsidR="0060788A" w:rsidRPr="0060788A">
              <w:rPr>
                <w:szCs w:val="24"/>
              </w:rPr>
              <w:t xml:space="preserve"> </w:t>
            </w:r>
            <w:commentRangeStart w:id="309"/>
            <w:commentRangeStart w:id="310"/>
            <w:r w:rsidR="00F13510" w:rsidRPr="00AA62EA">
              <w:rPr>
                <w:szCs w:val="24"/>
                <w:highlight w:val="yellow"/>
              </w:rPr>
              <w:t>Container?</w:t>
            </w:r>
            <w:commentRangeEnd w:id="309"/>
            <w:r w:rsidR="00D157A5" w:rsidRPr="00AA62EA">
              <w:rPr>
                <w:rStyle w:val="Kommentarzeichen"/>
                <w:highlight w:val="yellow"/>
              </w:rPr>
              <w:commentReference w:id="309"/>
            </w:r>
            <w:commentRangeEnd w:id="310"/>
            <w:r w:rsidR="006168BF">
              <w:rPr>
                <w:rStyle w:val="Kommentarzeichen"/>
              </w:rPr>
              <w:commentReference w:id="310"/>
            </w:r>
          </w:p>
        </w:tc>
      </w:tr>
      <w:tr w:rsidR="0060788A" w:rsidRPr="0060788A" w:rsidTr="00AE504F">
        <w:trPr>
          <w:tblHeader w:val="off"/>
        </w:trPr>
        <w:tc>
          <w:tcPr>
            <w:tcW w:w="1913" w:type="dxa"/>
            <w:shd w:val="clear" w:color="auto" w:fill="EEF1A5" w:themeFill="accent2" w:themeFillTint="66"/>
          </w:tcPr>
          <w:p w:rsidR="0060788A" w:rsidRPr="0060788A" w:rsidRDefault="0060788A" w:rsidP="00B50A80">
            <w:pPr>
              <w:rPr>
                <w:szCs w:val="24"/>
              </w:rPr>
            </w:pPr>
            <w:r w:rsidRPr="0060788A">
              <w:rPr>
                <w:szCs w:val="24"/>
              </w:rPr>
              <w:t>UML Artifact</w:t>
            </w:r>
          </w:p>
        </w:tc>
        <w:tc>
          <w:tcPr>
            <w:tcW w:w="3827" w:type="dxa"/>
            <w:shd w:val="clear" w:color="auto" w:fill="7BEFFF" w:themeFill="accent1" w:themeFillTint="66"/>
          </w:tcPr>
          <w:p w:rsidR="0060788A" w:rsidRPr="0060788A" w:rsidRDefault="0060788A" w:rsidP="00B50A80">
            <w:pPr>
              <w:rPr>
                <w:szCs w:val="24"/>
              </w:rPr>
            </w:pPr>
            <w:r w:rsidRPr="0060788A">
              <w:rPr>
                <w:szCs w:val="24"/>
              </w:rPr>
              <w:t>YANG Artifact</w:t>
            </w:r>
          </w:p>
        </w:tc>
        <w:tc>
          <w:tcPr>
            <w:tcW w:w="3760" w:type="dxa"/>
            <w:shd w:val="clear" w:color="auto" w:fill="D9D9D9" w:themeFill="background1" w:themeFillShade="D9"/>
          </w:tcPr>
          <w:p w:rsidR="0060788A" w:rsidRPr="0060788A" w:rsidRDefault="0060788A" w:rsidP="00B50A80">
            <w:pPr>
              <w:rPr>
                <w:szCs w:val="24"/>
              </w:rPr>
            </w:pPr>
            <w:r w:rsidRPr="0060788A">
              <w:rPr>
                <w:szCs w:val="24"/>
              </w:rPr>
              <w:t>Comments</w:t>
            </w:r>
          </w:p>
        </w:tc>
      </w:tr>
      <w:tr w:rsidR="0060788A" w:rsidRPr="0060788A" w:rsidTr="00AE504F">
        <w:trPr>
          <w:tblHeader w:val="off"/>
        </w:trPr>
        <w:tc>
          <w:tcPr>
            <w:tcW w:w="1913" w:type="dxa"/>
            <w:shd w:val="clear" w:color="auto" w:fill="F6F8D2" w:themeFill="accent2" w:themeFillTint="33"/>
          </w:tcPr>
          <w:p w:rsidR="0060788A" w:rsidRPr="0060788A" w:rsidRDefault="0060788A" w:rsidP="00B50A80">
            <w:pPr>
              <w:rPr>
                <w:szCs w:val="24"/>
              </w:rPr>
            </w:pPr>
            <w:r w:rsidRPr="0060788A">
              <w:rPr>
                <w:szCs w:val="24"/>
                <w:lang w:val="fr-FR"/>
              </w:rPr>
              <w:t>documentation</w:t>
            </w:r>
          </w:p>
        </w:tc>
        <w:tc>
          <w:tcPr>
            <w:tcW w:w="3827" w:type="dxa"/>
            <w:shd w:val="clear" w:color="auto" w:fill="BDF7FF" w:themeFill="accent1" w:themeFillTint="33"/>
          </w:tcPr>
          <w:p w:rsidR="0060788A" w:rsidRPr="0060788A" w:rsidRDefault="0060788A" w:rsidP="00B50A80">
            <w:pPr>
              <w:rPr>
                <w:szCs w:val="24"/>
              </w:rPr>
            </w:pPr>
            <w:r w:rsidRPr="0060788A">
              <w:rPr>
                <w:szCs w:val="24"/>
                <w:lang w:val="fr-FR"/>
              </w:rPr>
              <w:t xml:space="preserve">“description” </w:t>
            </w:r>
            <w:proofErr w:type="spellStart"/>
            <w:r w:rsidRPr="0060788A">
              <w:rPr>
                <w:szCs w:val="24"/>
                <w:lang w:val="fr-FR"/>
              </w:rPr>
              <w:t>substatement</w:t>
            </w:r>
            <w:proofErr w:type="spellEnd"/>
          </w:p>
        </w:tc>
        <w:tc>
          <w:tcPr>
            <w:tcW w:w="3760" w:type="dxa"/>
          </w:tcPr>
          <w:p w:rsidR="0060788A" w:rsidRPr="0060788A" w:rsidRDefault="0060788A" w:rsidP="00B50A80">
            <w:pPr>
              <w:rPr>
                <w:szCs w:val="24"/>
              </w:rPr>
            </w:pPr>
          </w:p>
        </w:tc>
      </w:tr>
      <w:tr w:rsidR="0060788A" w:rsidRPr="0060788A" w:rsidTr="00AE504F">
        <w:trPr>
          <w:tblHeader w:val="off"/>
        </w:trPr>
        <w:tc>
          <w:tcPr>
            <w:tcW w:w="1913" w:type="dxa"/>
            <w:shd w:val="clear" w:color="auto" w:fill="F6F8D2" w:themeFill="accent2" w:themeFillTint="33"/>
          </w:tcPr>
          <w:p w:rsidR="0060788A" w:rsidRPr="0060788A" w:rsidRDefault="0060788A" w:rsidP="00B50A80">
            <w:pPr>
              <w:rPr>
                <w:szCs w:val="24"/>
              </w:rPr>
            </w:pPr>
            <w:r w:rsidRPr="0060788A">
              <w:rPr>
                <w:szCs w:val="24"/>
                <w:lang w:val="fr-FR"/>
              </w:rPr>
              <w:t>abstract</w:t>
            </w:r>
          </w:p>
        </w:tc>
        <w:tc>
          <w:tcPr>
            <w:tcW w:w="3827" w:type="dxa"/>
            <w:shd w:val="clear" w:color="auto" w:fill="BDF7FF" w:themeFill="accent1" w:themeFillTint="33"/>
          </w:tcPr>
          <w:p w:rsidR="0060788A" w:rsidRPr="006B112B" w:rsidRDefault="006B112B" w:rsidP="00B50A80">
            <w:pPr>
              <w:rPr>
                <w:szCs w:val="24"/>
              </w:rPr>
            </w:pPr>
            <w:commentRangeStart w:id="311"/>
            <w:r w:rsidRPr="006B112B">
              <w:rPr>
                <w:szCs w:val="24"/>
                <w:highlight w:val="yellow"/>
              </w:rPr>
              <w:t>??</w:t>
            </w:r>
            <w:commentRangeEnd w:id="311"/>
            <w:r>
              <w:rPr>
                <w:rStyle w:val="Kommentarzeichen"/>
              </w:rPr>
              <w:commentReference w:id="311"/>
            </w:r>
          </w:p>
        </w:tc>
        <w:tc>
          <w:tcPr>
            <w:tcW w:w="3760" w:type="dxa"/>
          </w:tcPr>
          <w:p w:rsidR="0060788A" w:rsidRPr="0060788A" w:rsidRDefault="0060788A" w:rsidP="00B50A80">
            <w:pPr>
              <w:rPr>
                <w:szCs w:val="24"/>
              </w:rPr>
            </w:pPr>
          </w:p>
        </w:tc>
      </w:tr>
      <w:tr w:rsidR="002256E9" w:rsidRPr="0060788A" w:rsidTr="00AE504F">
        <w:trPr>
          <w:tblHeader w:val="off"/>
        </w:trPr>
        <w:tc>
          <w:tcPr>
            <w:tcW w:w="1913" w:type="dxa"/>
            <w:shd w:val="clear" w:color="auto" w:fill="F6F8D2" w:themeFill="accent2" w:themeFillTint="33"/>
          </w:tcPr>
          <w:p w:rsidR="002256E9" w:rsidRPr="0060788A" w:rsidRDefault="002256E9" w:rsidP="00B50A80">
            <w:pPr>
              <w:rPr>
                <w:szCs w:val="24"/>
              </w:rPr>
            </w:pPr>
            <w:r w:rsidRPr="0060788A">
              <w:rPr>
                <w:szCs w:val="24"/>
              </w:rPr>
              <w:t>support</w:t>
            </w:r>
          </w:p>
        </w:tc>
        <w:tc>
          <w:tcPr>
            <w:tcW w:w="3827" w:type="dxa"/>
            <w:vMerge w:val="restart"/>
            <w:shd w:val="clear" w:color="auto" w:fill="BDF7FF" w:themeFill="accent1" w:themeFillTint="33"/>
          </w:tcPr>
          <w:p w:rsidR="002256E9" w:rsidRPr="0060788A" w:rsidRDefault="002256E9" w:rsidP="002256E9">
            <w:pPr>
              <w:rPr>
                <w:szCs w:val="24"/>
              </w:rPr>
            </w:pPr>
            <w:r w:rsidRPr="0060788A">
              <w:rPr>
                <w:szCs w:val="24"/>
              </w:rPr>
              <w:t xml:space="preserve">“if-feature” </w:t>
            </w:r>
            <w:proofErr w:type="spellStart"/>
            <w:r w:rsidRPr="0060788A">
              <w:rPr>
                <w:szCs w:val="24"/>
              </w:rPr>
              <w:t>substatement</w:t>
            </w:r>
            <w:proofErr w:type="spellEnd"/>
          </w:p>
        </w:tc>
        <w:tc>
          <w:tcPr>
            <w:tcW w:w="3760" w:type="dxa"/>
            <w:vMerge w:val="restart"/>
          </w:tcPr>
          <w:p w:rsidR="002256E9" w:rsidRPr="0060788A" w:rsidRDefault="002256E9" w:rsidP="00B50A80">
            <w:pPr>
              <w:rPr>
                <w:szCs w:val="24"/>
              </w:rPr>
            </w:pPr>
            <w:r w:rsidRPr="002256E9">
              <w:rPr>
                <w:szCs w:val="24"/>
              </w:rPr>
              <w:t>Support and condition belong together. If the “support” is conditional, then the “condition” explains the conditions under which the class has to be supported.</w:t>
            </w:r>
          </w:p>
        </w:tc>
      </w:tr>
      <w:tr w:rsidR="002256E9" w:rsidRPr="0060788A" w:rsidTr="00AE504F">
        <w:trPr>
          <w:tblHeader w:val="off"/>
        </w:trPr>
        <w:tc>
          <w:tcPr>
            <w:tcW w:w="1913" w:type="dxa"/>
            <w:shd w:val="clear" w:color="auto" w:fill="F6F8D2" w:themeFill="accent2" w:themeFillTint="33"/>
          </w:tcPr>
          <w:p w:rsidR="002256E9" w:rsidRPr="0060788A" w:rsidRDefault="002256E9" w:rsidP="00B50A80">
            <w:pPr>
              <w:rPr>
                <w:szCs w:val="24"/>
              </w:rPr>
            </w:pPr>
            <w:r w:rsidRPr="0060788A">
              <w:rPr>
                <w:szCs w:val="24"/>
              </w:rPr>
              <w:t>condition</w:t>
            </w:r>
          </w:p>
        </w:tc>
        <w:tc>
          <w:tcPr>
            <w:tcW w:w="3827" w:type="dxa"/>
            <w:vMerge/>
            <w:shd w:val="clear" w:color="auto" w:fill="BDF7FF" w:themeFill="accent1" w:themeFillTint="33"/>
          </w:tcPr>
          <w:p w:rsidR="002256E9" w:rsidRPr="0060788A" w:rsidRDefault="002256E9" w:rsidP="00B50A80">
            <w:pPr>
              <w:rPr>
                <w:szCs w:val="24"/>
              </w:rPr>
            </w:pPr>
          </w:p>
        </w:tc>
        <w:tc>
          <w:tcPr>
            <w:tcW w:w="3760" w:type="dxa"/>
            <w:vMerge/>
          </w:tcPr>
          <w:p w:rsidR="002256E9" w:rsidRPr="0060788A" w:rsidRDefault="002256E9" w:rsidP="00B50A80">
            <w:pPr>
              <w:rPr>
                <w:szCs w:val="24"/>
              </w:rPr>
            </w:pPr>
          </w:p>
        </w:tc>
      </w:tr>
    </w:tbl>
    <w:p w:rsidR="002B7DFC" w:rsidRDefault="002B7DFC" w:rsidP="002B7DFC"/>
    <w:p w:rsidR="002B7DFC" w:rsidRDefault="002B7DFC" w:rsidP="009B6F01">
      <w:pPr>
        <w:pStyle w:val="berschrift2"/>
      </w:pPr>
      <w:bookmarkStart w:id="312" w:name="_Toc430330728"/>
      <w:r w:rsidRPr="002B7DFC">
        <w:t>Mapping of Operations</w:t>
      </w:r>
      <w:bookmarkEnd w:id="312"/>
    </w:p>
    <w:p w:rsidR="002B7DFC" w:rsidRDefault="002B7DFC" w:rsidP="002B7DFC"/>
    <w:p w:rsidR="00F70C2E" w:rsidRDefault="00F70C2E" w:rsidP="009B6F01">
      <w:pPr>
        <w:pStyle w:val="TableCaption"/>
        <w:outlineLvl w:val="0"/>
      </w:pPr>
      <w:bookmarkStart w:id="313" w:name="_Toc420597477"/>
      <w:bookmarkStart w:id="314" w:name="_Toc430330774"/>
      <w:r>
        <w:t xml:space="preserve">Table </w:t>
      </w:r>
      <w:r w:rsidR="009D680C">
        <w:fldChar w:fldCharType="begin"/>
      </w:r>
      <w:r w:rsidR="00A0446F">
        <w:instrText xml:space="preserve"> STYLEREF 1 \s </w:instrText>
      </w:r>
      <w:r w:rsidR="009D680C">
        <w:fldChar w:fldCharType="separate"/>
      </w:r>
      <w:r w:rsidR="00984456">
        <w:rPr>
          <w:noProof/>
        </w:rPr>
        <w:t>4</w:t>
      </w:r>
      <w:r w:rsidR="009D680C">
        <w:fldChar w:fldCharType="end"/>
      </w:r>
      <w:r>
        <w:t>.</w:t>
      </w:r>
      <w:r w:rsidR="009D680C">
        <w:fldChar w:fldCharType="begin"/>
      </w:r>
      <w:r w:rsidR="00A0446F">
        <w:instrText xml:space="preserve"> SEQ Table \* ARABIC \s 1 </w:instrText>
      </w:r>
      <w:r w:rsidR="009D680C">
        <w:fldChar w:fldCharType="separate"/>
      </w:r>
      <w:ins w:id="315" w:author="Bernd" w:date="2015-09-18T08:59:00Z">
        <w:r w:rsidR="00984456">
          <w:rPr>
            <w:noProof/>
          </w:rPr>
          <w:t>21</w:t>
        </w:r>
      </w:ins>
      <w:del w:id="316" w:author="Bernd" w:date="2015-09-11T06:00:00Z">
        <w:r w:rsidR="00745A31" w:rsidDel="00D948E4">
          <w:rPr>
            <w:noProof/>
          </w:rPr>
          <w:delText>16</w:delText>
        </w:r>
      </w:del>
      <w:r w:rsidR="009D680C">
        <w:fldChar w:fldCharType="end"/>
      </w:r>
      <w:r>
        <w:t>: Operation Mapping</w:t>
      </w:r>
      <w:bookmarkEnd w:id="313"/>
      <w:bookmarkEnd w:id="314"/>
    </w:p>
    <w:tbl>
      <w:tblPr>
        <w:tblStyle w:val="Tabellengitternetz"/>
        <w:tblW w:w="0" w:type="auto"/>
        <w:tblLook w:val="04A0"/>
      </w:tblPr>
      <w:tblGrid>
        <w:gridCol w:w="2429"/>
        <w:gridCol w:w="3615"/>
        <w:gridCol w:w="3532"/>
      </w:tblGrid>
      <w:tr w:rsidR="00F13510" w:rsidRPr="00F13510" w:rsidTr="00A51AAA">
        <w:trPr>
          <w:cantSplit/>
        </w:trPr>
        <w:tc>
          <w:tcPr>
            <w:tcW w:w="9576" w:type="dxa"/>
            <w:gridSpan w:val="3"/>
            <w:shd w:val="clear" w:color="auto" w:fill="BAE3A7" w:themeFill="accent5" w:themeFillTint="66"/>
          </w:tcPr>
          <w:p w:rsidR="00F13510" w:rsidRPr="00F13510" w:rsidRDefault="00F13510" w:rsidP="00886420">
            <w:pPr>
              <w:jc w:val="center"/>
              <w:rPr>
                <w:szCs w:val="24"/>
              </w:rPr>
            </w:pPr>
            <w:r w:rsidRPr="00F13510">
              <w:rPr>
                <w:szCs w:val="24"/>
              </w:rPr>
              <w:t xml:space="preserve">Operation </w:t>
            </w:r>
            <w:r w:rsidRPr="00F13510">
              <w:rPr>
                <w:szCs w:val="24"/>
              </w:rPr>
              <w:sym w:font="Wingdings" w:char="F0E0"/>
            </w:r>
            <w:r w:rsidRPr="00F13510">
              <w:rPr>
                <w:szCs w:val="24"/>
              </w:rPr>
              <w:t xml:space="preserve"> </w:t>
            </w:r>
            <w:r w:rsidR="0097699B">
              <w:rPr>
                <w:szCs w:val="24"/>
              </w:rPr>
              <w:t xml:space="preserve">“action” and </w:t>
            </w:r>
            <w:r w:rsidRPr="00F13510">
              <w:rPr>
                <w:szCs w:val="24"/>
              </w:rPr>
              <w:t>“</w:t>
            </w:r>
            <w:proofErr w:type="spellStart"/>
            <w:r w:rsidRPr="00F13510">
              <w:rPr>
                <w:szCs w:val="24"/>
              </w:rPr>
              <w:t>rpc</w:t>
            </w:r>
            <w:proofErr w:type="spellEnd"/>
            <w:r w:rsidRPr="00F13510">
              <w:rPr>
                <w:szCs w:val="24"/>
              </w:rPr>
              <w:t>” statement</w:t>
            </w:r>
            <w:r w:rsidR="0097699B">
              <w:rPr>
                <w:szCs w:val="24"/>
              </w:rPr>
              <w:t>s</w:t>
            </w:r>
            <w:r w:rsidR="0097699B">
              <w:rPr>
                <w:szCs w:val="24"/>
              </w:rPr>
              <w:br/>
            </w:r>
            <w:r w:rsidR="0097699B" w:rsidRPr="00EC1B3B">
              <w:rPr>
                <w:szCs w:val="24"/>
              </w:rPr>
              <w:t>(</w:t>
            </w:r>
            <w:r w:rsidR="00EC1B3B">
              <w:rPr>
                <w:szCs w:val="24"/>
              </w:rPr>
              <w:t xml:space="preserve">RFC 6020: </w:t>
            </w:r>
            <w:r w:rsidR="0097699B" w:rsidRPr="00EC1B3B">
              <w:rPr>
                <w:szCs w:val="24"/>
              </w:rPr>
              <w:t xml:space="preserve">The difference between an action and an </w:t>
            </w:r>
            <w:proofErr w:type="spellStart"/>
            <w:r w:rsidR="0097699B" w:rsidRPr="00EC1B3B">
              <w:rPr>
                <w:szCs w:val="24"/>
              </w:rPr>
              <w:t>rpc</w:t>
            </w:r>
            <w:proofErr w:type="spellEnd"/>
            <w:r w:rsidR="0097699B" w:rsidRPr="00EC1B3B">
              <w:rPr>
                <w:szCs w:val="24"/>
              </w:rPr>
              <w:t xml:space="preserve"> is that an action is tied to a node in the data tree, whereas an </w:t>
            </w:r>
            <w:proofErr w:type="spellStart"/>
            <w:r w:rsidR="0097699B" w:rsidRPr="00EC1B3B">
              <w:rPr>
                <w:szCs w:val="24"/>
              </w:rPr>
              <w:t>rpc</w:t>
            </w:r>
            <w:proofErr w:type="spellEnd"/>
            <w:r w:rsidR="0097699B" w:rsidRPr="00EC1B3B">
              <w:rPr>
                <w:szCs w:val="24"/>
              </w:rPr>
              <w:t xml:space="preserve"> is </w:t>
            </w:r>
            <w:r w:rsidR="00AA62EA" w:rsidRPr="00AA62EA">
              <w:rPr>
                <w:szCs w:val="24"/>
              </w:rPr>
              <w:t xml:space="preserve">associated at </w:t>
            </w:r>
            <w:r w:rsidR="00AA62EA">
              <w:rPr>
                <w:szCs w:val="24"/>
              </w:rPr>
              <w:t xml:space="preserve">the </w:t>
            </w:r>
            <w:r w:rsidR="00AA62EA" w:rsidRPr="00AA62EA">
              <w:rPr>
                <w:szCs w:val="24"/>
              </w:rPr>
              <w:t>module level</w:t>
            </w:r>
            <w:r w:rsidR="00AA62EA">
              <w:rPr>
                <w:szCs w:val="24"/>
              </w:rPr>
              <w:t>.</w:t>
            </w:r>
            <w:r w:rsidR="00886420">
              <w:rPr>
                <w:szCs w:val="24"/>
              </w:rPr>
              <w:t>)</w:t>
            </w:r>
          </w:p>
        </w:tc>
      </w:tr>
      <w:tr w:rsidR="00F13510" w:rsidRPr="00F13510" w:rsidTr="00A51AAA">
        <w:trPr>
          <w:cantSplit/>
        </w:trPr>
        <w:tc>
          <w:tcPr>
            <w:tcW w:w="2429" w:type="dxa"/>
            <w:shd w:val="clear" w:color="auto" w:fill="EEF1A5" w:themeFill="accent2" w:themeFillTint="66"/>
          </w:tcPr>
          <w:p w:rsidR="00F13510" w:rsidRPr="00F13510" w:rsidRDefault="00F13510" w:rsidP="00B50A80">
            <w:pPr>
              <w:rPr>
                <w:szCs w:val="24"/>
              </w:rPr>
            </w:pPr>
            <w:r w:rsidRPr="00F13510">
              <w:rPr>
                <w:szCs w:val="24"/>
              </w:rPr>
              <w:t>UML Artifact</w:t>
            </w:r>
          </w:p>
        </w:tc>
        <w:tc>
          <w:tcPr>
            <w:tcW w:w="3615" w:type="dxa"/>
            <w:shd w:val="clear" w:color="auto" w:fill="7BEFFF" w:themeFill="accent1" w:themeFillTint="66"/>
          </w:tcPr>
          <w:p w:rsidR="00F13510" w:rsidRPr="00F13510" w:rsidRDefault="00F13510" w:rsidP="00B50A80">
            <w:pPr>
              <w:rPr>
                <w:szCs w:val="24"/>
              </w:rPr>
            </w:pPr>
            <w:r w:rsidRPr="00F13510">
              <w:rPr>
                <w:szCs w:val="24"/>
              </w:rPr>
              <w:t>YANG Artifact</w:t>
            </w:r>
          </w:p>
        </w:tc>
        <w:tc>
          <w:tcPr>
            <w:tcW w:w="3532" w:type="dxa"/>
            <w:shd w:val="clear" w:color="auto" w:fill="D9D9D9" w:themeFill="background1" w:themeFillShade="D9"/>
          </w:tcPr>
          <w:p w:rsidR="00F13510" w:rsidRPr="00F13510" w:rsidRDefault="00F13510" w:rsidP="00B50A80">
            <w:pPr>
              <w:rPr>
                <w:szCs w:val="24"/>
              </w:rPr>
            </w:pPr>
            <w:r w:rsidRPr="00F13510">
              <w:rPr>
                <w:szCs w:val="24"/>
              </w:rPr>
              <w:t>Comments</w:t>
            </w:r>
          </w:p>
        </w:tc>
      </w:tr>
      <w:tr w:rsidR="00F13510" w:rsidRPr="00F13510" w:rsidTr="00A51AAA">
        <w:trPr>
          <w:cantSplit/>
          <w:tblHeader w:val="off"/>
        </w:trPr>
        <w:tc>
          <w:tcPr>
            <w:tcW w:w="2429" w:type="dxa"/>
            <w:shd w:val="clear" w:color="auto" w:fill="F6F8D2" w:themeFill="accent2" w:themeFillTint="33"/>
          </w:tcPr>
          <w:p w:rsidR="00F13510" w:rsidRPr="00F13510" w:rsidRDefault="00F13510" w:rsidP="00B50A80">
            <w:pPr>
              <w:rPr>
                <w:szCs w:val="24"/>
              </w:rPr>
            </w:pPr>
            <w:r w:rsidRPr="00F13510">
              <w:rPr>
                <w:szCs w:val="24"/>
                <w:lang w:val="fr-FR"/>
              </w:rPr>
              <w:t>documentation</w:t>
            </w:r>
          </w:p>
        </w:tc>
        <w:tc>
          <w:tcPr>
            <w:tcW w:w="3615" w:type="dxa"/>
            <w:shd w:val="clear" w:color="auto" w:fill="BDF7FF" w:themeFill="accent1" w:themeFillTint="33"/>
          </w:tcPr>
          <w:p w:rsidR="00F13510" w:rsidRPr="00F13510" w:rsidRDefault="00F13510" w:rsidP="00B50A80">
            <w:pPr>
              <w:rPr>
                <w:szCs w:val="24"/>
              </w:rPr>
            </w:pPr>
            <w:r w:rsidRPr="00F13510">
              <w:rPr>
                <w:szCs w:val="24"/>
                <w:lang w:val="fr-FR"/>
              </w:rPr>
              <w:t xml:space="preserve">“description” </w:t>
            </w:r>
            <w:proofErr w:type="spellStart"/>
            <w:r w:rsidRPr="00F13510">
              <w:rPr>
                <w:szCs w:val="24"/>
                <w:lang w:val="fr-FR"/>
              </w:rPr>
              <w:t>substatement</w:t>
            </w:r>
            <w:proofErr w:type="spellEnd"/>
          </w:p>
        </w:tc>
        <w:tc>
          <w:tcPr>
            <w:tcW w:w="3532" w:type="dxa"/>
          </w:tcPr>
          <w:p w:rsidR="00F13510" w:rsidRPr="00F13510" w:rsidRDefault="00F13510" w:rsidP="00B50A80">
            <w:pPr>
              <w:rPr>
                <w:szCs w:val="24"/>
              </w:rPr>
            </w:pPr>
          </w:p>
        </w:tc>
      </w:tr>
      <w:tr w:rsidR="000225E2" w:rsidRPr="00F13510" w:rsidTr="00A51AAA">
        <w:trPr>
          <w:cantSplit/>
          <w:tblHeader w:val="off"/>
        </w:trPr>
        <w:tc>
          <w:tcPr>
            <w:tcW w:w="2429" w:type="dxa"/>
            <w:shd w:val="clear" w:color="auto" w:fill="F6F8D2" w:themeFill="accent2" w:themeFillTint="33"/>
          </w:tcPr>
          <w:p w:rsidR="000225E2" w:rsidRPr="00F13510" w:rsidRDefault="000225E2" w:rsidP="00B50A80">
            <w:pPr>
              <w:rPr>
                <w:szCs w:val="24"/>
              </w:rPr>
            </w:pPr>
            <w:r w:rsidRPr="00F13510">
              <w:rPr>
                <w:szCs w:val="24"/>
              </w:rPr>
              <w:t>pre-condition</w:t>
            </w:r>
          </w:p>
        </w:tc>
        <w:tc>
          <w:tcPr>
            <w:tcW w:w="3615" w:type="dxa"/>
            <w:shd w:val="clear" w:color="auto" w:fill="BDF7FF" w:themeFill="accent1" w:themeFillTint="33"/>
          </w:tcPr>
          <w:p w:rsidR="000225E2" w:rsidRPr="00F13510" w:rsidRDefault="000225E2" w:rsidP="00953FDE">
            <w:pPr>
              <w:rPr>
                <w:szCs w:val="24"/>
              </w:rPr>
            </w:pPr>
            <w:r w:rsidRPr="00986FE9">
              <w:rPr>
                <w:szCs w:val="24"/>
              </w:rPr>
              <w:t>“</w:t>
            </w:r>
            <w:r>
              <w:rPr>
                <w:szCs w:val="24"/>
              </w:rPr>
              <w:t>extension</w:t>
            </w:r>
            <w:r w:rsidRPr="00986FE9">
              <w:rPr>
                <w:szCs w:val="24"/>
              </w:rPr>
              <w:t xml:space="preserve">” </w:t>
            </w:r>
            <w:proofErr w:type="spellStart"/>
            <w:r w:rsidRPr="00986FE9">
              <w:rPr>
                <w:szCs w:val="24"/>
              </w:rPr>
              <w:t>substatement</w:t>
            </w:r>
            <w:proofErr w:type="spellEnd"/>
            <w:r w:rsidR="00A51AAA" w:rsidRPr="00A51AAA">
              <w:rPr>
                <w:szCs w:val="24"/>
              </w:rPr>
              <w:sym w:font="Wingdings" w:char="F0E0"/>
            </w:r>
            <w:r w:rsidR="00A51AAA">
              <w:rPr>
                <w:szCs w:val="24"/>
              </w:rPr>
              <w:br/>
            </w:r>
            <w:proofErr w:type="spellStart"/>
            <w:r w:rsidR="00A51AAA" w:rsidRPr="00A51AAA">
              <w:rPr>
                <w:szCs w:val="24"/>
              </w:rPr>
              <w:t>ompExt</w:t>
            </w:r>
            <w:proofErr w:type="spellEnd"/>
            <w:r w:rsidR="00A51AAA">
              <w:rPr>
                <w:szCs w:val="24"/>
              </w:rPr>
              <w:t>:</w:t>
            </w:r>
            <w:r w:rsidR="00A51AAA">
              <w:t xml:space="preserve"> </w:t>
            </w:r>
            <w:proofErr w:type="spellStart"/>
            <w:r w:rsidR="00A51AAA" w:rsidRPr="00A51AAA">
              <w:rPr>
                <w:szCs w:val="24"/>
              </w:rPr>
              <w:t>pre</w:t>
            </w:r>
            <w:r w:rsidR="00953FDE">
              <w:rPr>
                <w:szCs w:val="24"/>
              </w:rPr>
              <w:t>C</w:t>
            </w:r>
            <w:r w:rsidR="00A51AAA" w:rsidRPr="00A51AAA">
              <w:rPr>
                <w:szCs w:val="24"/>
              </w:rPr>
              <w:t>ondition</w:t>
            </w:r>
            <w:proofErr w:type="spellEnd"/>
          </w:p>
        </w:tc>
        <w:tc>
          <w:tcPr>
            <w:tcW w:w="3532" w:type="dxa"/>
          </w:tcPr>
          <w:p w:rsidR="000225E2" w:rsidRDefault="00283801" w:rsidP="00283801">
            <w:pPr>
              <w:rPr>
                <w:szCs w:val="24"/>
              </w:rPr>
            </w:pPr>
            <w:r>
              <w:rPr>
                <w:szCs w:val="24"/>
              </w:rPr>
              <w:t>RFC 6020:</w:t>
            </w:r>
            <w:r>
              <w:rPr>
                <w:szCs w:val="24"/>
              </w:rPr>
              <w:br/>
              <w:t xml:space="preserve">During the </w:t>
            </w:r>
            <w:r w:rsidRPr="00283801">
              <w:rPr>
                <w:szCs w:val="24"/>
              </w:rPr>
              <w:t>NETCONF &lt;edit-</w:t>
            </w:r>
            <w:proofErr w:type="spellStart"/>
            <w:r w:rsidRPr="00283801">
              <w:rPr>
                <w:szCs w:val="24"/>
              </w:rPr>
              <w:t>config</w:t>
            </w:r>
            <w:proofErr w:type="spellEnd"/>
            <w:r w:rsidRPr="00283801">
              <w:rPr>
                <w:szCs w:val="24"/>
              </w:rPr>
              <w:t xml:space="preserve">&gt; </w:t>
            </w:r>
            <w:r>
              <w:rPr>
                <w:szCs w:val="24"/>
              </w:rPr>
              <w:t>p</w:t>
            </w:r>
            <w:r w:rsidRPr="00283801">
              <w:rPr>
                <w:szCs w:val="24"/>
              </w:rPr>
              <w:t>rocessing</w:t>
            </w:r>
            <w:r>
              <w:rPr>
                <w:szCs w:val="24"/>
              </w:rPr>
              <w:t xml:space="preserve"> errors are already send for:</w:t>
            </w:r>
            <w:r>
              <w:rPr>
                <w:szCs w:val="24"/>
              </w:rPr>
              <w:br/>
              <w:t xml:space="preserve">- </w:t>
            </w:r>
            <w:r w:rsidRPr="00283801">
              <w:rPr>
                <w:szCs w:val="24"/>
              </w:rPr>
              <w:t>Delete requests for non-existent data.</w:t>
            </w:r>
            <w:r>
              <w:rPr>
                <w:szCs w:val="24"/>
              </w:rPr>
              <w:br/>
              <w:t xml:space="preserve">- </w:t>
            </w:r>
            <w:r w:rsidRPr="00283801">
              <w:rPr>
                <w:szCs w:val="24"/>
              </w:rPr>
              <w:t>Create requests for existent data.</w:t>
            </w:r>
            <w:r>
              <w:rPr>
                <w:szCs w:val="24"/>
              </w:rPr>
              <w:br/>
              <w:t xml:space="preserve">- </w:t>
            </w:r>
            <w:commentRangeStart w:id="317"/>
            <w:r w:rsidRPr="00283801">
              <w:rPr>
                <w:szCs w:val="24"/>
              </w:rPr>
              <w:t>Insert requests with "before" or "after"</w:t>
            </w:r>
            <w:r>
              <w:rPr>
                <w:szCs w:val="24"/>
              </w:rPr>
              <w:br/>
              <w:t xml:space="preserve">   </w:t>
            </w:r>
            <w:r w:rsidRPr="00283801">
              <w:rPr>
                <w:szCs w:val="24"/>
              </w:rPr>
              <w:t>parameters that do not</w:t>
            </w:r>
            <w:r>
              <w:rPr>
                <w:szCs w:val="24"/>
              </w:rPr>
              <w:t xml:space="preserve"> </w:t>
            </w:r>
            <w:r w:rsidRPr="00283801">
              <w:rPr>
                <w:szCs w:val="24"/>
              </w:rPr>
              <w:t>exist</w:t>
            </w:r>
            <w:r>
              <w:rPr>
                <w:szCs w:val="24"/>
              </w:rPr>
              <w:t>.</w:t>
            </w:r>
            <w:commentRangeEnd w:id="317"/>
            <w:r>
              <w:rPr>
                <w:rStyle w:val="Kommentarzeichen"/>
              </w:rPr>
              <w:commentReference w:id="317"/>
            </w:r>
          </w:p>
          <w:p w:rsidR="001A7A6E" w:rsidRPr="00F13510" w:rsidRDefault="001A7A6E" w:rsidP="00283801">
            <w:pPr>
              <w:rPr>
                <w:szCs w:val="24"/>
              </w:rPr>
            </w:pPr>
            <w:r>
              <w:rPr>
                <w:szCs w:val="24"/>
              </w:rPr>
              <w:t xml:space="preserve">See extensions YANG module in section </w:t>
            </w:r>
            <w:r w:rsidR="009D680C">
              <w:rPr>
                <w:szCs w:val="24"/>
              </w:rPr>
              <w:fldChar w:fldCharType="begin"/>
            </w:r>
            <w:r>
              <w:rPr>
                <w:szCs w:val="24"/>
              </w:rPr>
              <w:instrText xml:space="preserve"> REF _Ref425859977 \n \h </w:instrText>
            </w:r>
            <w:r w:rsidR="009D680C">
              <w:rPr>
                <w:szCs w:val="24"/>
              </w:rPr>
            </w:r>
            <w:r w:rsidR="009D680C">
              <w:rPr>
                <w:szCs w:val="24"/>
              </w:rPr>
              <w:fldChar w:fldCharType="separate"/>
            </w:r>
            <w:r w:rsidR="00745A31">
              <w:rPr>
                <w:szCs w:val="24"/>
              </w:rPr>
              <w:t>6.2</w:t>
            </w:r>
            <w:r w:rsidR="009D680C">
              <w:rPr>
                <w:szCs w:val="24"/>
              </w:rPr>
              <w:fldChar w:fldCharType="end"/>
            </w:r>
            <w:r>
              <w:rPr>
                <w:szCs w:val="24"/>
              </w:rPr>
              <w:t>.</w:t>
            </w:r>
          </w:p>
        </w:tc>
      </w:tr>
      <w:tr w:rsidR="000225E2" w:rsidRPr="00F13510" w:rsidTr="00A51AAA">
        <w:trPr>
          <w:cantSplit/>
          <w:tblHeader w:val="off"/>
        </w:trPr>
        <w:tc>
          <w:tcPr>
            <w:tcW w:w="2429" w:type="dxa"/>
            <w:shd w:val="clear" w:color="auto" w:fill="F6F8D2" w:themeFill="accent2" w:themeFillTint="33"/>
          </w:tcPr>
          <w:p w:rsidR="000225E2" w:rsidRPr="00F13510" w:rsidRDefault="000225E2" w:rsidP="00B50A80">
            <w:pPr>
              <w:rPr>
                <w:szCs w:val="24"/>
              </w:rPr>
            </w:pPr>
            <w:r w:rsidRPr="00F13510">
              <w:rPr>
                <w:szCs w:val="24"/>
              </w:rPr>
              <w:t>post-condition</w:t>
            </w:r>
          </w:p>
        </w:tc>
        <w:tc>
          <w:tcPr>
            <w:tcW w:w="3615" w:type="dxa"/>
            <w:shd w:val="clear" w:color="auto" w:fill="BDF7FF" w:themeFill="accent1" w:themeFillTint="33"/>
          </w:tcPr>
          <w:p w:rsidR="000225E2" w:rsidRPr="00F13510" w:rsidRDefault="000225E2" w:rsidP="00953FDE">
            <w:pPr>
              <w:rPr>
                <w:szCs w:val="24"/>
              </w:rPr>
            </w:pPr>
            <w:r w:rsidRPr="00986FE9">
              <w:rPr>
                <w:szCs w:val="24"/>
              </w:rPr>
              <w:t>“</w:t>
            </w:r>
            <w:r>
              <w:rPr>
                <w:szCs w:val="24"/>
              </w:rPr>
              <w:t>extension</w:t>
            </w:r>
            <w:r w:rsidRPr="00986FE9">
              <w:rPr>
                <w:szCs w:val="24"/>
              </w:rPr>
              <w:t xml:space="preserve">” </w:t>
            </w:r>
            <w:proofErr w:type="spellStart"/>
            <w:r w:rsidRPr="00986FE9">
              <w:rPr>
                <w:szCs w:val="24"/>
              </w:rPr>
              <w:t>substatement</w:t>
            </w:r>
            <w:proofErr w:type="spellEnd"/>
            <w:r w:rsidR="00A51AAA" w:rsidRPr="00A51AAA">
              <w:rPr>
                <w:szCs w:val="24"/>
              </w:rPr>
              <w:sym w:font="Wingdings" w:char="F0E0"/>
            </w:r>
            <w:r w:rsidR="00A51AAA">
              <w:rPr>
                <w:szCs w:val="24"/>
              </w:rPr>
              <w:br/>
            </w:r>
            <w:proofErr w:type="spellStart"/>
            <w:r w:rsidR="00A51AAA" w:rsidRPr="00A51AAA">
              <w:rPr>
                <w:szCs w:val="24"/>
              </w:rPr>
              <w:t>ompExt</w:t>
            </w:r>
            <w:proofErr w:type="spellEnd"/>
            <w:r w:rsidR="00A51AAA">
              <w:rPr>
                <w:szCs w:val="24"/>
              </w:rPr>
              <w:t>:</w:t>
            </w:r>
            <w:r w:rsidR="00A51AAA">
              <w:t xml:space="preserve"> </w:t>
            </w:r>
            <w:proofErr w:type="spellStart"/>
            <w:r w:rsidR="00953FDE">
              <w:t>post</w:t>
            </w:r>
            <w:r w:rsidR="00953FDE">
              <w:rPr>
                <w:szCs w:val="24"/>
              </w:rPr>
              <w:t>C</w:t>
            </w:r>
            <w:r w:rsidR="00A51AAA" w:rsidRPr="00A51AAA">
              <w:rPr>
                <w:szCs w:val="24"/>
              </w:rPr>
              <w:t>ondition</w:t>
            </w:r>
            <w:proofErr w:type="spellEnd"/>
          </w:p>
        </w:tc>
        <w:tc>
          <w:tcPr>
            <w:tcW w:w="3532" w:type="dxa"/>
          </w:tcPr>
          <w:p w:rsidR="000225E2" w:rsidRPr="00F13510" w:rsidRDefault="001A7A6E" w:rsidP="00B50A80">
            <w:pPr>
              <w:rPr>
                <w:szCs w:val="24"/>
              </w:rPr>
            </w:pPr>
            <w:r>
              <w:rPr>
                <w:szCs w:val="24"/>
              </w:rPr>
              <w:t xml:space="preserve">See extensions YANG module in section </w:t>
            </w:r>
            <w:r w:rsidR="009D680C">
              <w:rPr>
                <w:szCs w:val="24"/>
              </w:rPr>
              <w:fldChar w:fldCharType="begin"/>
            </w:r>
            <w:r>
              <w:rPr>
                <w:szCs w:val="24"/>
              </w:rPr>
              <w:instrText xml:space="preserve"> REF _Ref425859977 \n \h </w:instrText>
            </w:r>
            <w:r w:rsidR="009D680C">
              <w:rPr>
                <w:szCs w:val="24"/>
              </w:rPr>
            </w:r>
            <w:r w:rsidR="009D680C">
              <w:rPr>
                <w:szCs w:val="24"/>
              </w:rPr>
              <w:fldChar w:fldCharType="separate"/>
            </w:r>
            <w:r w:rsidR="00745A31">
              <w:rPr>
                <w:szCs w:val="24"/>
              </w:rPr>
              <w:t>6.2</w:t>
            </w:r>
            <w:r w:rsidR="009D680C">
              <w:rPr>
                <w:szCs w:val="24"/>
              </w:rPr>
              <w:fldChar w:fldCharType="end"/>
            </w:r>
            <w:r>
              <w:rPr>
                <w:szCs w:val="24"/>
              </w:rPr>
              <w:t>.</w:t>
            </w:r>
          </w:p>
        </w:tc>
      </w:tr>
      <w:tr w:rsidR="000225E2" w:rsidRPr="00F13510" w:rsidTr="00A51AAA">
        <w:trPr>
          <w:cantSplit/>
          <w:tblHeader w:val="off"/>
        </w:trPr>
        <w:tc>
          <w:tcPr>
            <w:tcW w:w="2429" w:type="dxa"/>
            <w:shd w:val="clear" w:color="auto" w:fill="F6F8D2" w:themeFill="accent2" w:themeFillTint="33"/>
          </w:tcPr>
          <w:p w:rsidR="000225E2" w:rsidRPr="00F13510" w:rsidRDefault="000225E2" w:rsidP="00B50A80">
            <w:pPr>
              <w:rPr>
                <w:szCs w:val="24"/>
              </w:rPr>
            </w:pPr>
            <w:r w:rsidRPr="00F13510">
              <w:rPr>
                <w:szCs w:val="24"/>
              </w:rPr>
              <w:t>input parameter</w:t>
            </w:r>
          </w:p>
        </w:tc>
        <w:tc>
          <w:tcPr>
            <w:tcW w:w="3615" w:type="dxa"/>
            <w:shd w:val="clear" w:color="auto" w:fill="BDF7FF" w:themeFill="accent1" w:themeFillTint="33"/>
          </w:tcPr>
          <w:p w:rsidR="000225E2" w:rsidRPr="00F13510" w:rsidRDefault="000225E2" w:rsidP="00B50A80">
            <w:pPr>
              <w:rPr>
                <w:szCs w:val="24"/>
              </w:rPr>
            </w:pPr>
            <w:r w:rsidRPr="00F13510">
              <w:rPr>
                <w:szCs w:val="24"/>
              </w:rPr>
              <w:t xml:space="preserve">“input” </w:t>
            </w:r>
            <w:proofErr w:type="spellStart"/>
            <w:r w:rsidRPr="00F13510">
              <w:rPr>
                <w:szCs w:val="24"/>
              </w:rPr>
              <w:t>substatement</w:t>
            </w:r>
            <w:proofErr w:type="spellEnd"/>
          </w:p>
        </w:tc>
        <w:tc>
          <w:tcPr>
            <w:tcW w:w="3532" w:type="dxa"/>
          </w:tcPr>
          <w:p w:rsidR="000225E2" w:rsidRPr="00F13510" w:rsidRDefault="000225E2" w:rsidP="00B50A80">
            <w:pPr>
              <w:rPr>
                <w:szCs w:val="24"/>
              </w:rPr>
            </w:pPr>
          </w:p>
        </w:tc>
      </w:tr>
      <w:tr w:rsidR="000225E2" w:rsidRPr="00F13510" w:rsidTr="00A51AAA">
        <w:trPr>
          <w:cantSplit/>
          <w:tblHeader w:val="off"/>
        </w:trPr>
        <w:tc>
          <w:tcPr>
            <w:tcW w:w="2429" w:type="dxa"/>
            <w:shd w:val="clear" w:color="auto" w:fill="F6F8D2" w:themeFill="accent2" w:themeFillTint="33"/>
          </w:tcPr>
          <w:p w:rsidR="000225E2" w:rsidRPr="00F13510" w:rsidRDefault="000225E2" w:rsidP="00B50A80">
            <w:pPr>
              <w:rPr>
                <w:szCs w:val="24"/>
              </w:rPr>
            </w:pPr>
            <w:r w:rsidRPr="00F13510">
              <w:rPr>
                <w:szCs w:val="24"/>
              </w:rPr>
              <w:t>output parameter</w:t>
            </w:r>
          </w:p>
        </w:tc>
        <w:tc>
          <w:tcPr>
            <w:tcW w:w="3615" w:type="dxa"/>
            <w:shd w:val="clear" w:color="auto" w:fill="BDF7FF" w:themeFill="accent1" w:themeFillTint="33"/>
          </w:tcPr>
          <w:p w:rsidR="000225E2" w:rsidRPr="00F13510" w:rsidRDefault="000225E2" w:rsidP="00B50A80">
            <w:pPr>
              <w:rPr>
                <w:szCs w:val="24"/>
              </w:rPr>
            </w:pPr>
            <w:r w:rsidRPr="00F13510">
              <w:rPr>
                <w:szCs w:val="24"/>
              </w:rPr>
              <w:t xml:space="preserve">“output” </w:t>
            </w:r>
            <w:proofErr w:type="spellStart"/>
            <w:r w:rsidRPr="00F13510">
              <w:rPr>
                <w:szCs w:val="24"/>
              </w:rPr>
              <w:t>substatement</w:t>
            </w:r>
            <w:proofErr w:type="spellEnd"/>
          </w:p>
        </w:tc>
        <w:tc>
          <w:tcPr>
            <w:tcW w:w="3532" w:type="dxa"/>
          </w:tcPr>
          <w:p w:rsidR="000225E2" w:rsidRPr="00F13510" w:rsidRDefault="000225E2" w:rsidP="00B50A80">
            <w:pPr>
              <w:rPr>
                <w:szCs w:val="24"/>
              </w:rPr>
            </w:pPr>
          </w:p>
        </w:tc>
      </w:tr>
      <w:tr w:rsidR="000225E2" w:rsidRPr="00F13510" w:rsidTr="00A51AAA">
        <w:trPr>
          <w:cantSplit/>
          <w:tblHeader w:val="off"/>
        </w:trPr>
        <w:tc>
          <w:tcPr>
            <w:tcW w:w="2429" w:type="dxa"/>
            <w:shd w:val="clear" w:color="auto" w:fill="F6F8D2" w:themeFill="accent2" w:themeFillTint="33"/>
          </w:tcPr>
          <w:p w:rsidR="000225E2" w:rsidRPr="00F13510" w:rsidRDefault="000225E2" w:rsidP="00B50A80">
            <w:pPr>
              <w:rPr>
                <w:szCs w:val="24"/>
              </w:rPr>
            </w:pPr>
            <w:r w:rsidRPr="00F13510">
              <w:rPr>
                <w:szCs w:val="24"/>
              </w:rPr>
              <w:t>operation exceptions</w:t>
            </w:r>
          </w:p>
        </w:tc>
        <w:tc>
          <w:tcPr>
            <w:tcW w:w="3615" w:type="dxa"/>
            <w:shd w:val="clear" w:color="auto" w:fill="BDF7FF" w:themeFill="accent1" w:themeFillTint="33"/>
          </w:tcPr>
          <w:p w:rsidR="000225E2" w:rsidRPr="00F13510" w:rsidRDefault="006B112B" w:rsidP="00E33DAC">
            <w:pPr>
              <w:rPr>
                <w:szCs w:val="24"/>
              </w:rPr>
            </w:pPr>
            <w:r w:rsidRPr="00986FE9">
              <w:rPr>
                <w:szCs w:val="24"/>
              </w:rPr>
              <w:t>“</w:t>
            </w:r>
            <w:commentRangeStart w:id="318"/>
            <w:r>
              <w:rPr>
                <w:szCs w:val="24"/>
              </w:rPr>
              <w:t>extension</w:t>
            </w:r>
            <w:commentRangeEnd w:id="318"/>
            <w:r>
              <w:rPr>
                <w:rStyle w:val="Kommentarzeichen"/>
              </w:rPr>
              <w:commentReference w:id="318"/>
            </w:r>
            <w:r w:rsidRPr="00986FE9">
              <w:rPr>
                <w:szCs w:val="24"/>
              </w:rPr>
              <w:t xml:space="preserve">” </w:t>
            </w:r>
            <w:proofErr w:type="spellStart"/>
            <w:r w:rsidRPr="00986FE9">
              <w:rPr>
                <w:szCs w:val="24"/>
              </w:rPr>
              <w:t>substatement</w:t>
            </w:r>
            <w:proofErr w:type="spellEnd"/>
            <w:r w:rsidRPr="00A51AAA">
              <w:rPr>
                <w:szCs w:val="24"/>
              </w:rPr>
              <w:sym w:font="Wingdings" w:char="F0E0"/>
            </w:r>
            <w:r w:rsidR="00A51AAA">
              <w:rPr>
                <w:szCs w:val="24"/>
              </w:rPr>
              <w:br/>
            </w:r>
            <w:proofErr w:type="spellStart"/>
            <w:r w:rsidR="00A51AAA" w:rsidRPr="00A51AAA">
              <w:rPr>
                <w:szCs w:val="24"/>
              </w:rPr>
              <w:t>ompExt</w:t>
            </w:r>
            <w:r w:rsidR="00A51AAA">
              <w:rPr>
                <w:szCs w:val="24"/>
              </w:rPr>
              <w:t>:</w:t>
            </w:r>
            <w:r w:rsidR="00A51AAA" w:rsidRPr="00A51AAA">
              <w:rPr>
                <w:szCs w:val="24"/>
              </w:rPr>
              <w:t>operation</w:t>
            </w:r>
            <w:r w:rsidR="00953FDE">
              <w:rPr>
                <w:szCs w:val="24"/>
              </w:rPr>
              <w:t>E</w:t>
            </w:r>
            <w:r w:rsidR="00A51AAA" w:rsidRPr="00A51AAA">
              <w:rPr>
                <w:szCs w:val="24"/>
              </w:rPr>
              <w:t>xceptions</w:t>
            </w:r>
            <w:proofErr w:type="spellEnd"/>
          </w:p>
        </w:tc>
        <w:tc>
          <w:tcPr>
            <w:tcW w:w="3532" w:type="dxa"/>
          </w:tcPr>
          <w:p w:rsidR="000225E2" w:rsidRPr="00F13510" w:rsidRDefault="001A7A6E" w:rsidP="00B50A80">
            <w:pPr>
              <w:rPr>
                <w:szCs w:val="24"/>
              </w:rPr>
            </w:pPr>
            <w:r>
              <w:rPr>
                <w:szCs w:val="24"/>
              </w:rPr>
              <w:t xml:space="preserve">See extensions YANG module in section </w:t>
            </w:r>
            <w:r w:rsidR="009D680C">
              <w:rPr>
                <w:szCs w:val="24"/>
              </w:rPr>
              <w:fldChar w:fldCharType="begin"/>
            </w:r>
            <w:r>
              <w:rPr>
                <w:szCs w:val="24"/>
              </w:rPr>
              <w:instrText xml:space="preserve"> REF _Ref425859977 \n \h </w:instrText>
            </w:r>
            <w:r w:rsidR="009D680C">
              <w:rPr>
                <w:szCs w:val="24"/>
              </w:rPr>
            </w:r>
            <w:r w:rsidR="009D680C">
              <w:rPr>
                <w:szCs w:val="24"/>
              </w:rPr>
              <w:fldChar w:fldCharType="separate"/>
            </w:r>
            <w:r w:rsidR="00745A31">
              <w:rPr>
                <w:szCs w:val="24"/>
              </w:rPr>
              <w:t>6.2</w:t>
            </w:r>
            <w:r w:rsidR="009D680C">
              <w:rPr>
                <w:szCs w:val="24"/>
              </w:rPr>
              <w:fldChar w:fldCharType="end"/>
            </w:r>
            <w:r>
              <w:rPr>
                <w:szCs w:val="24"/>
              </w:rPr>
              <w:t>.</w:t>
            </w:r>
          </w:p>
        </w:tc>
      </w:tr>
      <w:tr w:rsidR="000225E2" w:rsidRPr="00F13510" w:rsidTr="00A51AAA">
        <w:trPr>
          <w:cantSplit/>
          <w:tblHeader w:val="off"/>
        </w:trPr>
        <w:tc>
          <w:tcPr>
            <w:tcW w:w="2429" w:type="dxa"/>
            <w:shd w:val="clear" w:color="auto" w:fill="F6F8D2" w:themeFill="accent2" w:themeFillTint="33"/>
          </w:tcPr>
          <w:p w:rsidR="000225E2" w:rsidRPr="00F13510" w:rsidRDefault="000225E2" w:rsidP="00B50A80">
            <w:pPr>
              <w:rPr>
                <w:szCs w:val="24"/>
              </w:rPr>
            </w:pPr>
            <w:proofErr w:type="spellStart"/>
            <w:r w:rsidRPr="00F13510">
              <w:rPr>
                <w:szCs w:val="24"/>
              </w:rPr>
              <w:t>isOperationIdempotent</w:t>
            </w:r>
            <w:proofErr w:type="spellEnd"/>
          </w:p>
        </w:tc>
        <w:tc>
          <w:tcPr>
            <w:tcW w:w="3615" w:type="dxa"/>
            <w:shd w:val="clear" w:color="auto" w:fill="BDF7FF" w:themeFill="accent1" w:themeFillTint="33"/>
          </w:tcPr>
          <w:p w:rsidR="000225E2" w:rsidRPr="00F13510" w:rsidRDefault="000225E2" w:rsidP="00A51AAA">
            <w:pPr>
              <w:rPr>
                <w:szCs w:val="24"/>
              </w:rPr>
            </w:pPr>
            <w:r w:rsidRPr="00986FE9">
              <w:rPr>
                <w:szCs w:val="24"/>
              </w:rPr>
              <w:t>“</w:t>
            </w:r>
            <w:r>
              <w:rPr>
                <w:szCs w:val="24"/>
              </w:rPr>
              <w:t>extension</w:t>
            </w:r>
            <w:r w:rsidRPr="00986FE9">
              <w:rPr>
                <w:szCs w:val="24"/>
              </w:rPr>
              <w:t xml:space="preserve">” </w:t>
            </w:r>
            <w:proofErr w:type="spellStart"/>
            <w:r w:rsidRPr="00986FE9">
              <w:rPr>
                <w:szCs w:val="24"/>
              </w:rPr>
              <w:t>substatement</w:t>
            </w:r>
            <w:proofErr w:type="spellEnd"/>
            <w:r w:rsidR="00A51AAA" w:rsidRPr="00A51AAA">
              <w:rPr>
                <w:szCs w:val="24"/>
              </w:rPr>
              <w:sym w:font="Wingdings" w:char="F0E0"/>
            </w:r>
            <w:r w:rsidR="00A51AAA">
              <w:rPr>
                <w:szCs w:val="24"/>
              </w:rPr>
              <w:br/>
            </w:r>
            <w:proofErr w:type="spellStart"/>
            <w:r w:rsidR="00A51AAA" w:rsidRPr="00A51AAA">
              <w:rPr>
                <w:szCs w:val="24"/>
              </w:rPr>
              <w:t>ompExt</w:t>
            </w:r>
            <w:r w:rsidR="00A51AAA">
              <w:rPr>
                <w:szCs w:val="24"/>
              </w:rPr>
              <w:t>:</w:t>
            </w:r>
            <w:r w:rsidR="00A51AAA" w:rsidRPr="00A51AAA">
              <w:rPr>
                <w:szCs w:val="24"/>
              </w:rPr>
              <w:t>isOperationIdempotent</w:t>
            </w:r>
            <w:proofErr w:type="spellEnd"/>
          </w:p>
        </w:tc>
        <w:tc>
          <w:tcPr>
            <w:tcW w:w="3532" w:type="dxa"/>
          </w:tcPr>
          <w:p w:rsidR="000225E2" w:rsidRPr="00F13510" w:rsidRDefault="001A7A6E" w:rsidP="00B50A80">
            <w:pPr>
              <w:rPr>
                <w:szCs w:val="24"/>
              </w:rPr>
            </w:pPr>
            <w:r>
              <w:rPr>
                <w:szCs w:val="24"/>
              </w:rPr>
              <w:t xml:space="preserve">See extensions YANG module in section </w:t>
            </w:r>
            <w:r w:rsidR="009D680C">
              <w:rPr>
                <w:szCs w:val="24"/>
              </w:rPr>
              <w:fldChar w:fldCharType="begin"/>
            </w:r>
            <w:r>
              <w:rPr>
                <w:szCs w:val="24"/>
              </w:rPr>
              <w:instrText xml:space="preserve"> REF _Ref425859977 \n \h </w:instrText>
            </w:r>
            <w:r w:rsidR="009D680C">
              <w:rPr>
                <w:szCs w:val="24"/>
              </w:rPr>
            </w:r>
            <w:r w:rsidR="009D680C">
              <w:rPr>
                <w:szCs w:val="24"/>
              </w:rPr>
              <w:fldChar w:fldCharType="separate"/>
            </w:r>
            <w:r w:rsidR="00745A31">
              <w:rPr>
                <w:szCs w:val="24"/>
              </w:rPr>
              <w:t>6.2</w:t>
            </w:r>
            <w:r w:rsidR="009D680C">
              <w:rPr>
                <w:szCs w:val="24"/>
              </w:rPr>
              <w:fldChar w:fldCharType="end"/>
            </w:r>
            <w:r>
              <w:rPr>
                <w:szCs w:val="24"/>
              </w:rPr>
              <w:t>.</w:t>
            </w:r>
          </w:p>
        </w:tc>
      </w:tr>
      <w:tr w:rsidR="000225E2" w:rsidRPr="00F13510" w:rsidTr="00A51AAA">
        <w:trPr>
          <w:cantSplit/>
          <w:tblHeader w:val="off"/>
        </w:trPr>
        <w:tc>
          <w:tcPr>
            <w:tcW w:w="2429" w:type="dxa"/>
            <w:shd w:val="clear" w:color="auto" w:fill="F6F8D2" w:themeFill="accent2" w:themeFillTint="33"/>
          </w:tcPr>
          <w:p w:rsidR="000225E2" w:rsidRPr="00F13510" w:rsidRDefault="000225E2" w:rsidP="00B50A80">
            <w:pPr>
              <w:rPr>
                <w:szCs w:val="24"/>
              </w:rPr>
            </w:pPr>
            <w:proofErr w:type="spellStart"/>
            <w:r w:rsidRPr="00F13510">
              <w:rPr>
                <w:szCs w:val="24"/>
              </w:rPr>
              <w:lastRenderedPageBreak/>
              <w:t>isAtomic</w:t>
            </w:r>
            <w:proofErr w:type="spellEnd"/>
          </w:p>
        </w:tc>
        <w:tc>
          <w:tcPr>
            <w:tcW w:w="3615" w:type="dxa"/>
            <w:shd w:val="clear" w:color="auto" w:fill="BDF7FF" w:themeFill="accent1" w:themeFillTint="33"/>
          </w:tcPr>
          <w:p w:rsidR="000225E2" w:rsidRPr="00F13510" w:rsidRDefault="000225E2" w:rsidP="00953FDE">
            <w:pPr>
              <w:rPr>
                <w:szCs w:val="24"/>
              </w:rPr>
            </w:pPr>
            <w:r w:rsidRPr="00986FE9">
              <w:rPr>
                <w:szCs w:val="24"/>
              </w:rPr>
              <w:t>“</w:t>
            </w:r>
            <w:r>
              <w:rPr>
                <w:szCs w:val="24"/>
              </w:rPr>
              <w:t>extension</w:t>
            </w:r>
            <w:r w:rsidRPr="00986FE9">
              <w:rPr>
                <w:szCs w:val="24"/>
              </w:rPr>
              <w:t xml:space="preserve">” </w:t>
            </w:r>
            <w:proofErr w:type="spellStart"/>
            <w:r w:rsidRPr="00986FE9">
              <w:rPr>
                <w:szCs w:val="24"/>
              </w:rPr>
              <w:t>substatement</w:t>
            </w:r>
            <w:proofErr w:type="spellEnd"/>
            <w:r w:rsidR="00A51AAA" w:rsidRPr="00A51AAA">
              <w:rPr>
                <w:szCs w:val="24"/>
              </w:rPr>
              <w:sym w:font="Wingdings" w:char="F0E0"/>
            </w:r>
            <w:r w:rsidR="00A51AAA">
              <w:rPr>
                <w:szCs w:val="24"/>
              </w:rPr>
              <w:br/>
            </w:r>
            <w:proofErr w:type="spellStart"/>
            <w:r w:rsidR="00A51AAA" w:rsidRPr="00A51AAA">
              <w:rPr>
                <w:szCs w:val="24"/>
              </w:rPr>
              <w:t>ompExt</w:t>
            </w:r>
            <w:r w:rsidR="00A51AAA">
              <w:rPr>
                <w:szCs w:val="24"/>
              </w:rPr>
              <w:t>:</w:t>
            </w:r>
            <w:r w:rsidR="00953FDE">
              <w:rPr>
                <w:szCs w:val="24"/>
              </w:rPr>
              <w:t>isAtomic</w:t>
            </w:r>
            <w:proofErr w:type="spellEnd"/>
          </w:p>
        </w:tc>
        <w:tc>
          <w:tcPr>
            <w:tcW w:w="3532" w:type="dxa"/>
          </w:tcPr>
          <w:p w:rsidR="00953FDE" w:rsidRPr="00953FDE" w:rsidRDefault="00974AA9" w:rsidP="00B50A80">
            <w:pPr>
              <w:rPr>
                <w:szCs w:val="24"/>
                <w:highlight w:val="yellow"/>
              </w:rPr>
            </w:pPr>
            <w:r>
              <w:rPr>
                <w:szCs w:val="24"/>
              </w:rPr>
              <w:t xml:space="preserve">See extensions YANG module in section </w:t>
            </w:r>
            <w:r w:rsidR="009D680C">
              <w:rPr>
                <w:szCs w:val="24"/>
              </w:rPr>
              <w:fldChar w:fldCharType="begin"/>
            </w:r>
            <w:r>
              <w:rPr>
                <w:szCs w:val="24"/>
              </w:rPr>
              <w:instrText xml:space="preserve"> REF _Ref425859977 \n \h </w:instrText>
            </w:r>
            <w:r w:rsidR="009D680C">
              <w:rPr>
                <w:szCs w:val="24"/>
              </w:rPr>
            </w:r>
            <w:r w:rsidR="009D680C">
              <w:rPr>
                <w:szCs w:val="24"/>
              </w:rPr>
              <w:fldChar w:fldCharType="separate"/>
            </w:r>
            <w:r w:rsidR="00745A31">
              <w:rPr>
                <w:szCs w:val="24"/>
              </w:rPr>
              <w:t>6.2</w:t>
            </w:r>
            <w:r w:rsidR="009D680C">
              <w:rPr>
                <w:szCs w:val="24"/>
              </w:rPr>
              <w:fldChar w:fldCharType="end"/>
            </w:r>
            <w:r>
              <w:rPr>
                <w:szCs w:val="24"/>
              </w:rPr>
              <w:br/>
            </w:r>
            <w:r w:rsidR="00953FDE" w:rsidRPr="00953FDE">
              <w:rPr>
                <w:szCs w:val="24"/>
                <w:highlight w:val="yellow"/>
              </w:rPr>
              <w:t>Necessary?</w:t>
            </w:r>
          </w:p>
          <w:p w:rsidR="000225E2" w:rsidRPr="00F13510" w:rsidRDefault="00D77AAC" w:rsidP="00B50A80">
            <w:pPr>
              <w:rPr>
                <w:szCs w:val="24"/>
              </w:rPr>
            </w:pPr>
            <w:r w:rsidRPr="00953FDE">
              <w:rPr>
                <w:szCs w:val="24"/>
                <w:highlight w:val="yellow"/>
              </w:rPr>
              <w:t>Not in UML Guidelines</w:t>
            </w:r>
            <w:r w:rsidR="00953FDE" w:rsidRPr="00953FDE">
              <w:rPr>
                <w:szCs w:val="24"/>
                <w:highlight w:val="yellow"/>
              </w:rPr>
              <w:t xml:space="preserve"> (TR-5</w:t>
            </w:r>
            <w:r w:rsidR="00974AA9">
              <w:rPr>
                <w:szCs w:val="24"/>
                <w:highlight w:val="yellow"/>
              </w:rPr>
              <w:t>14</w:t>
            </w:r>
            <w:r w:rsidR="00953FDE" w:rsidRPr="00953FDE">
              <w:rPr>
                <w:szCs w:val="24"/>
                <w:highlight w:val="yellow"/>
              </w:rPr>
              <w:t>); need to be added.</w:t>
            </w:r>
          </w:p>
        </w:tc>
      </w:tr>
      <w:tr w:rsidR="002256E9" w:rsidRPr="00F13510" w:rsidTr="00A51AAA">
        <w:trPr>
          <w:cantSplit/>
          <w:tblHeader w:val="off"/>
        </w:trPr>
        <w:tc>
          <w:tcPr>
            <w:tcW w:w="2429" w:type="dxa"/>
            <w:shd w:val="clear" w:color="auto" w:fill="F6F8D2" w:themeFill="accent2" w:themeFillTint="33"/>
          </w:tcPr>
          <w:p w:rsidR="002256E9" w:rsidRPr="00F13510" w:rsidRDefault="002256E9" w:rsidP="00B50A80">
            <w:pPr>
              <w:rPr>
                <w:szCs w:val="24"/>
              </w:rPr>
            </w:pPr>
            <w:r w:rsidRPr="00F13510">
              <w:rPr>
                <w:szCs w:val="24"/>
              </w:rPr>
              <w:t>support</w:t>
            </w:r>
          </w:p>
        </w:tc>
        <w:tc>
          <w:tcPr>
            <w:tcW w:w="3615" w:type="dxa"/>
            <w:vMerge w:val="restart"/>
            <w:shd w:val="clear" w:color="auto" w:fill="BDF7FF" w:themeFill="accent1" w:themeFillTint="33"/>
          </w:tcPr>
          <w:p w:rsidR="002256E9" w:rsidRPr="00F13510" w:rsidRDefault="002256E9" w:rsidP="002256E9">
            <w:pPr>
              <w:rPr>
                <w:szCs w:val="24"/>
              </w:rPr>
            </w:pPr>
            <w:r w:rsidRPr="00F13510">
              <w:rPr>
                <w:szCs w:val="24"/>
              </w:rPr>
              <w:t xml:space="preserve">“if-feature” </w:t>
            </w:r>
            <w:proofErr w:type="spellStart"/>
            <w:r w:rsidRPr="00F13510">
              <w:rPr>
                <w:szCs w:val="24"/>
              </w:rPr>
              <w:t>substatement</w:t>
            </w:r>
            <w:proofErr w:type="spellEnd"/>
          </w:p>
        </w:tc>
        <w:tc>
          <w:tcPr>
            <w:tcW w:w="3532" w:type="dxa"/>
            <w:vMerge w:val="restart"/>
          </w:tcPr>
          <w:p w:rsidR="002256E9" w:rsidRPr="00F13510" w:rsidRDefault="002256E9" w:rsidP="00B50A80">
            <w:pPr>
              <w:rPr>
                <w:szCs w:val="24"/>
              </w:rPr>
            </w:pPr>
            <w:r w:rsidRPr="002256E9">
              <w:rPr>
                <w:szCs w:val="24"/>
              </w:rPr>
              <w:t>Support and condition belong together. If the “support” is conditional, then the “condition” explains the conditions under which the class has to be supported.</w:t>
            </w:r>
          </w:p>
        </w:tc>
      </w:tr>
      <w:tr w:rsidR="002256E9" w:rsidRPr="00F13510" w:rsidTr="00A51AAA">
        <w:trPr>
          <w:cantSplit/>
          <w:tblHeader w:val="off"/>
        </w:trPr>
        <w:tc>
          <w:tcPr>
            <w:tcW w:w="2429" w:type="dxa"/>
            <w:shd w:val="clear" w:color="auto" w:fill="F6F8D2" w:themeFill="accent2" w:themeFillTint="33"/>
          </w:tcPr>
          <w:p w:rsidR="002256E9" w:rsidRPr="00F13510" w:rsidRDefault="002256E9" w:rsidP="00B50A80">
            <w:pPr>
              <w:rPr>
                <w:szCs w:val="24"/>
              </w:rPr>
            </w:pPr>
            <w:r w:rsidRPr="00F13510">
              <w:rPr>
                <w:szCs w:val="24"/>
              </w:rPr>
              <w:t>condition</w:t>
            </w:r>
          </w:p>
        </w:tc>
        <w:tc>
          <w:tcPr>
            <w:tcW w:w="3615" w:type="dxa"/>
            <w:vMerge/>
            <w:shd w:val="clear" w:color="auto" w:fill="BDF7FF" w:themeFill="accent1" w:themeFillTint="33"/>
          </w:tcPr>
          <w:p w:rsidR="002256E9" w:rsidRPr="00F13510" w:rsidRDefault="002256E9" w:rsidP="00B50A80">
            <w:pPr>
              <w:rPr>
                <w:szCs w:val="24"/>
              </w:rPr>
            </w:pPr>
          </w:p>
        </w:tc>
        <w:tc>
          <w:tcPr>
            <w:tcW w:w="3532" w:type="dxa"/>
            <w:vMerge/>
          </w:tcPr>
          <w:p w:rsidR="002256E9" w:rsidRPr="00F13510" w:rsidRDefault="002256E9" w:rsidP="00B50A80">
            <w:pPr>
              <w:rPr>
                <w:szCs w:val="24"/>
              </w:rPr>
            </w:pPr>
          </w:p>
        </w:tc>
      </w:tr>
      <w:tr w:rsidR="000225E2" w:rsidRPr="00EB3EA4" w:rsidTr="00A51AAA">
        <w:trPr>
          <w:cantSplit/>
          <w:tblHeader w:val="off"/>
        </w:trPr>
        <w:tc>
          <w:tcPr>
            <w:tcW w:w="2429" w:type="dxa"/>
            <w:shd w:val="clear" w:color="auto" w:fill="F6F8D2" w:themeFill="accent2" w:themeFillTint="33"/>
          </w:tcPr>
          <w:p w:rsidR="000225E2" w:rsidRPr="00EB3EA4" w:rsidRDefault="000225E2" w:rsidP="00B50A80">
            <w:pPr>
              <w:rPr>
                <w:szCs w:val="24"/>
              </w:rPr>
            </w:pPr>
            <w:r w:rsidRPr="00224E69">
              <w:rPr>
                <w:szCs w:val="24"/>
                <w:highlight w:val="yellow"/>
              </w:rPr>
              <w:t>hyperlink?</w:t>
            </w:r>
          </w:p>
        </w:tc>
        <w:tc>
          <w:tcPr>
            <w:tcW w:w="3615" w:type="dxa"/>
            <w:shd w:val="clear" w:color="auto" w:fill="BDF7FF" w:themeFill="accent1" w:themeFillTint="33"/>
          </w:tcPr>
          <w:p w:rsidR="000225E2" w:rsidRPr="00EB3EA4" w:rsidRDefault="000225E2" w:rsidP="00B50A80">
            <w:pPr>
              <w:rPr>
                <w:szCs w:val="24"/>
              </w:rPr>
            </w:pPr>
            <w:r>
              <w:rPr>
                <w:szCs w:val="24"/>
              </w:rPr>
              <w:t xml:space="preserve">“reference” </w:t>
            </w:r>
            <w:proofErr w:type="spellStart"/>
            <w:r>
              <w:rPr>
                <w:szCs w:val="24"/>
              </w:rPr>
              <w:t>sub</w:t>
            </w:r>
            <w:r w:rsidRPr="00205C12">
              <w:rPr>
                <w:szCs w:val="24"/>
              </w:rPr>
              <w:t>statement</w:t>
            </w:r>
            <w:proofErr w:type="spellEnd"/>
          </w:p>
        </w:tc>
        <w:tc>
          <w:tcPr>
            <w:tcW w:w="3532" w:type="dxa"/>
          </w:tcPr>
          <w:p w:rsidR="000225E2" w:rsidRPr="00EB3EA4" w:rsidRDefault="000225E2" w:rsidP="00AE504F">
            <w:pPr>
              <w:rPr>
                <w:szCs w:val="24"/>
              </w:rPr>
            </w:pPr>
            <w:r>
              <w:rPr>
                <w:szCs w:val="24"/>
              </w:rPr>
              <w:t>Papyrus doesn’t support hyperlinks</w:t>
            </w:r>
          </w:p>
        </w:tc>
      </w:tr>
      <w:tr w:rsidR="000225E2" w:rsidRPr="00EB3EA4" w:rsidTr="00A51AAA">
        <w:trPr>
          <w:cantSplit/>
          <w:tblHeader w:val="off"/>
        </w:trPr>
        <w:tc>
          <w:tcPr>
            <w:tcW w:w="2429" w:type="dxa"/>
            <w:shd w:val="clear" w:color="auto" w:fill="F6F8D2" w:themeFill="accent2" w:themeFillTint="33"/>
          </w:tcPr>
          <w:p w:rsidR="000225E2" w:rsidRPr="00EB3EA4" w:rsidRDefault="000225E2" w:rsidP="00B50A80">
            <w:pPr>
              <w:rPr>
                <w:szCs w:val="24"/>
              </w:rPr>
            </w:pPr>
            <w:r>
              <w:rPr>
                <w:szCs w:val="24"/>
              </w:rPr>
              <w:t>lifecycle stereotypes</w:t>
            </w:r>
          </w:p>
        </w:tc>
        <w:tc>
          <w:tcPr>
            <w:tcW w:w="3615" w:type="dxa"/>
            <w:shd w:val="clear" w:color="auto" w:fill="BDF7FF" w:themeFill="accent1" w:themeFillTint="33"/>
          </w:tcPr>
          <w:p w:rsidR="000225E2" w:rsidRPr="00EB3EA4" w:rsidRDefault="000225E2" w:rsidP="00B50A80">
            <w:pPr>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p>
        </w:tc>
        <w:tc>
          <w:tcPr>
            <w:tcW w:w="3532" w:type="dxa"/>
          </w:tcPr>
          <w:p w:rsidR="000225E2" w:rsidRPr="00EB3EA4" w:rsidRDefault="000225E2" w:rsidP="00B50A80">
            <w:pPr>
              <w:rPr>
                <w:szCs w:val="24"/>
              </w:rPr>
            </w:pPr>
            <w:r w:rsidRPr="00205C12">
              <w:rPr>
                <w:szCs w:val="24"/>
              </w:rPr>
              <w:t>"current", "deprecated", "obsolete"</w:t>
            </w:r>
            <w:r>
              <w:rPr>
                <w:szCs w:val="24"/>
              </w:rPr>
              <w:t>, default = current</w:t>
            </w:r>
          </w:p>
        </w:tc>
      </w:tr>
    </w:tbl>
    <w:p w:rsidR="00834E43" w:rsidRDefault="00834E43" w:rsidP="00834E43"/>
    <w:p w:rsidR="00834E43" w:rsidRDefault="00834E43" w:rsidP="009B6F01">
      <w:pPr>
        <w:pStyle w:val="TableCaption"/>
        <w:outlineLvl w:val="0"/>
      </w:pPr>
      <w:bookmarkStart w:id="319" w:name="_Toc430330775"/>
      <w:r>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320" w:author="Bernd" w:date="2015-09-18T08:59:00Z">
        <w:r w:rsidR="00984456">
          <w:rPr>
            <w:noProof/>
          </w:rPr>
          <w:t>22</w:t>
        </w:r>
      </w:ins>
      <w:del w:id="321" w:author="Bernd" w:date="2015-09-11T06:00:00Z">
        <w:r w:rsidR="00745A31" w:rsidDel="00D948E4">
          <w:rPr>
            <w:noProof/>
          </w:rPr>
          <w:delText>17</w:delText>
        </w:r>
      </w:del>
      <w:r w:rsidR="009D680C">
        <w:fldChar w:fldCharType="end"/>
      </w:r>
      <w:r>
        <w:t xml:space="preserve">: </w:t>
      </w:r>
      <w:r w:rsidR="009E5061">
        <w:t>Interface/</w:t>
      </w:r>
      <w:r>
        <w:t>Operation Mapping Example</w:t>
      </w:r>
      <w:bookmarkEnd w:id="319"/>
    </w:p>
    <w:tbl>
      <w:tblPr>
        <w:tblStyle w:val="Tabellengitternetz"/>
        <w:tblW w:w="0" w:type="auto"/>
        <w:tblLayout w:type="fixed"/>
        <w:tblLook w:val="04A0"/>
      </w:tblPr>
      <w:tblGrid>
        <w:gridCol w:w="4750"/>
        <w:gridCol w:w="4750"/>
      </w:tblGrid>
      <w:tr w:rsidR="00834E43" w:rsidTr="00834E43">
        <w:trPr>
          <w:cantSplit/>
          <w:tblHeader w:val="off"/>
        </w:trPr>
        <w:tc>
          <w:tcPr>
            <w:tcW w:w="4750" w:type="dxa"/>
          </w:tcPr>
          <w:p w:rsidR="00834E43" w:rsidRDefault="00547F09" w:rsidP="00AD5F44">
            <w:pPr>
              <w:jc w:val="center"/>
            </w:pPr>
            <w:r>
              <w:rPr>
                <w:noProof/>
                <w:lang w:val="de-DE" w:eastAsia="de-DE"/>
              </w:rPr>
              <w:drawing>
                <wp:inline distT="0" distB="0" distL="0" distR="0">
                  <wp:extent cx="1087120" cy="1198880"/>
                  <wp:effectExtent l="1905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1087120" cy="1198880"/>
                          </a:xfrm>
                          <a:prstGeom prst="rect">
                            <a:avLst/>
                          </a:prstGeom>
                          <a:noFill/>
                          <a:ln w="9525">
                            <a:noFill/>
                            <a:miter lim="800000"/>
                            <a:headEnd/>
                            <a:tailEnd/>
                          </a:ln>
                        </pic:spPr>
                      </pic:pic>
                    </a:graphicData>
                  </a:graphic>
                </wp:inline>
              </w:drawing>
            </w:r>
          </w:p>
        </w:tc>
        <w:tc>
          <w:tcPr>
            <w:tcW w:w="4750" w:type="dxa"/>
          </w:tcPr>
          <w:p w:rsidR="00834E43" w:rsidRPr="00127393" w:rsidRDefault="00834E43" w:rsidP="008858F5">
            <w:pPr>
              <w:tabs>
                <w:tab w:val="left" w:pos="315"/>
                <w:tab w:val="left" w:pos="599"/>
                <w:tab w:val="left" w:pos="904"/>
              </w:tabs>
              <w:rPr>
                <w:sz w:val="20"/>
                <w:szCs w:val="20"/>
              </w:rPr>
            </w:pPr>
            <w:r>
              <w:rPr>
                <w:sz w:val="20"/>
                <w:szCs w:val="20"/>
              </w:rPr>
              <w:t>container</w:t>
            </w:r>
            <w:r w:rsidRPr="00127393">
              <w:rPr>
                <w:sz w:val="20"/>
                <w:szCs w:val="20"/>
              </w:rPr>
              <w:t xml:space="preserve"> </w:t>
            </w:r>
            <w:proofErr w:type="spellStart"/>
            <w:r>
              <w:rPr>
                <w:sz w:val="20"/>
                <w:szCs w:val="20"/>
              </w:rPr>
              <w:t>InterfaceA</w:t>
            </w:r>
            <w:proofErr w:type="spellEnd"/>
            <w:r w:rsidRPr="00127393">
              <w:rPr>
                <w:sz w:val="20"/>
                <w:szCs w:val="20"/>
              </w:rPr>
              <w:t xml:space="preserve"> {</w:t>
            </w:r>
            <w:r>
              <w:rPr>
                <w:sz w:val="20"/>
                <w:szCs w:val="20"/>
              </w:rPr>
              <w:br/>
            </w:r>
            <w:r>
              <w:rPr>
                <w:sz w:val="20"/>
                <w:szCs w:val="20"/>
              </w:rPr>
              <w:tab/>
              <w:t>…</w:t>
            </w:r>
            <w:r>
              <w:rPr>
                <w:sz w:val="20"/>
                <w:szCs w:val="20"/>
              </w:rPr>
              <w:br/>
            </w:r>
            <w:r>
              <w:rPr>
                <w:sz w:val="20"/>
                <w:szCs w:val="20"/>
              </w:rPr>
              <w:tab/>
              <w:t>action operation1 {</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r>
            <w:r>
              <w:rPr>
                <w:sz w:val="20"/>
                <w:szCs w:val="20"/>
              </w:rPr>
              <w:tab/>
              <w:t>action operation2 {</w:t>
            </w:r>
            <w:r w:rsidR="008858F5">
              <w:rPr>
                <w:sz w:val="20"/>
                <w:szCs w:val="20"/>
              </w:rPr>
              <w:br/>
            </w:r>
            <w:r>
              <w:rPr>
                <w:sz w:val="20"/>
                <w:szCs w:val="20"/>
              </w:rPr>
              <w:tab/>
            </w:r>
            <w:r>
              <w:rPr>
                <w:sz w:val="20"/>
                <w:szCs w:val="20"/>
              </w:rPr>
              <w:tab/>
              <w:t>…</w:t>
            </w:r>
            <w:r>
              <w:rPr>
                <w:sz w:val="20"/>
                <w:szCs w:val="20"/>
              </w:rPr>
              <w:br/>
            </w:r>
            <w:r>
              <w:rPr>
                <w:sz w:val="20"/>
                <w:szCs w:val="20"/>
              </w:rPr>
              <w:tab/>
              <w:t>}</w:t>
            </w:r>
            <w:r>
              <w:rPr>
                <w:sz w:val="20"/>
                <w:szCs w:val="20"/>
              </w:rPr>
              <w:br/>
              <w:t>}</w:t>
            </w:r>
          </w:p>
        </w:tc>
      </w:tr>
    </w:tbl>
    <w:p w:rsidR="002B7DFC" w:rsidRDefault="002B7DFC" w:rsidP="002B7DFC"/>
    <w:p w:rsidR="002B7DFC" w:rsidRDefault="002B7DFC" w:rsidP="009B6F01">
      <w:pPr>
        <w:pStyle w:val="berschrift2"/>
      </w:pPr>
      <w:bookmarkStart w:id="322" w:name="_Toc430330729"/>
      <w:r w:rsidRPr="002B7DFC">
        <w:t>Mapping of Operation Parameters</w:t>
      </w:r>
      <w:bookmarkEnd w:id="322"/>
    </w:p>
    <w:p w:rsidR="002B7DFC" w:rsidRDefault="002B7DFC" w:rsidP="002B7DFC"/>
    <w:p w:rsidR="00F70C2E" w:rsidRDefault="00F70C2E" w:rsidP="009B6F01">
      <w:pPr>
        <w:pStyle w:val="TableCaption"/>
        <w:outlineLvl w:val="0"/>
      </w:pPr>
      <w:bookmarkStart w:id="323" w:name="_Toc420597478"/>
      <w:bookmarkStart w:id="324" w:name="_Toc430330776"/>
      <w:r>
        <w:t xml:space="preserve">Table </w:t>
      </w:r>
      <w:r w:rsidR="009D680C">
        <w:fldChar w:fldCharType="begin"/>
      </w:r>
      <w:r w:rsidR="00A0446F">
        <w:instrText xml:space="preserve"> STYLEREF 1 \s </w:instrText>
      </w:r>
      <w:r w:rsidR="009D680C">
        <w:fldChar w:fldCharType="separate"/>
      </w:r>
      <w:r w:rsidR="00984456">
        <w:rPr>
          <w:noProof/>
        </w:rPr>
        <w:t>4</w:t>
      </w:r>
      <w:r w:rsidR="009D680C">
        <w:fldChar w:fldCharType="end"/>
      </w:r>
      <w:r>
        <w:t>.</w:t>
      </w:r>
      <w:r w:rsidR="009D680C">
        <w:fldChar w:fldCharType="begin"/>
      </w:r>
      <w:r w:rsidR="00A0446F">
        <w:instrText xml:space="preserve"> SEQ Table \* ARABIC \s 1 </w:instrText>
      </w:r>
      <w:r w:rsidR="009D680C">
        <w:fldChar w:fldCharType="separate"/>
      </w:r>
      <w:ins w:id="325" w:author="Bernd" w:date="2015-09-18T08:59:00Z">
        <w:r w:rsidR="00984456">
          <w:rPr>
            <w:noProof/>
          </w:rPr>
          <w:t>23</w:t>
        </w:r>
      </w:ins>
      <w:del w:id="326" w:author="Bernd" w:date="2015-09-11T06:00:00Z">
        <w:r w:rsidR="00745A31" w:rsidDel="00D948E4">
          <w:rPr>
            <w:noProof/>
          </w:rPr>
          <w:delText>18</w:delText>
        </w:r>
      </w:del>
      <w:r w:rsidR="009D680C">
        <w:fldChar w:fldCharType="end"/>
      </w:r>
      <w:r>
        <w:t>: Parameter Mapping</w:t>
      </w:r>
      <w:bookmarkEnd w:id="323"/>
      <w:bookmarkEnd w:id="324"/>
    </w:p>
    <w:tbl>
      <w:tblPr>
        <w:tblStyle w:val="Tabellengitternetz"/>
        <w:tblW w:w="0" w:type="auto"/>
        <w:tblLook w:val="04A0"/>
      </w:tblPr>
      <w:tblGrid>
        <w:gridCol w:w="2429"/>
        <w:gridCol w:w="3615"/>
        <w:gridCol w:w="3532"/>
      </w:tblGrid>
      <w:tr w:rsidR="00A652F6" w:rsidRPr="00A652F6" w:rsidTr="003D39A3">
        <w:trPr>
          <w:cantSplit/>
        </w:trPr>
        <w:tc>
          <w:tcPr>
            <w:tcW w:w="9576" w:type="dxa"/>
            <w:gridSpan w:val="3"/>
            <w:shd w:val="clear" w:color="auto" w:fill="BAE3A7" w:themeFill="accent5" w:themeFillTint="66"/>
          </w:tcPr>
          <w:p w:rsidR="00A652F6" w:rsidRPr="00A652F6" w:rsidRDefault="00A652F6" w:rsidP="003D39A3">
            <w:pPr>
              <w:jc w:val="center"/>
              <w:rPr>
                <w:szCs w:val="24"/>
              </w:rPr>
            </w:pPr>
            <w:r w:rsidRPr="00A652F6">
              <w:rPr>
                <w:szCs w:val="24"/>
              </w:rPr>
              <w:t>Operation Parameters</w:t>
            </w:r>
            <w:r w:rsidR="003D39A3">
              <w:rPr>
                <w:szCs w:val="24"/>
              </w:rPr>
              <w:t xml:space="preserve"> </w:t>
            </w:r>
            <w:r w:rsidR="003D39A3" w:rsidRPr="003D39A3">
              <w:rPr>
                <w:szCs w:val="24"/>
              </w:rPr>
              <w:sym w:font="Wingdings" w:char="F0E0"/>
            </w:r>
            <w:r w:rsidR="003D39A3">
              <w:rPr>
                <w:szCs w:val="24"/>
              </w:rPr>
              <w:t xml:space="preserve"> </w:t>
            </w:r>
            <w:r w:rsidR="003D39A3" w:rsidRPr="003D39A3">
              <w:rPr>
                <w:szCs w:val="24"/>
              </w:rPr>
              <w:t xml:space="preserve">“input” </w:t>
            </w:r>
            <w:proofErr w:type="spellStart"/>
            <w:r w:rsidR="003D39A3" w:rsidRPr="003D39A3">
              <w:rPr>
                <w:szCs w:val="24"/>
              </w:rPr>
              <w:t>substatement</w:t>
            </w:r>
            <w:proofErr w:type="spellEnd"/>
            <w:r w:rsidR="003D39A3">
              <w:rPr>
                <w:szCs w:val="24"/>
              </w:rPr>
              <w:t xml:space="preserve"> or </w:t>
            </w:r>
            <w:r w:rsidR="003D39A3" w:rsidRPr="003D39A3">
              <w:rPr>
                <w:szCs w:val="24"/>
              </w:rPr>
              <w:t xml:space="preserve">“output” </w:t>
            </w:r>
            <w:proofErr w:type="spellStart"/>
            <w:r w:rsidR="003D39A3" w:rsidRPr="003D39A3">
              <w:rPr>
                <w:szCs w:val="24"/>
              </w:rPr>
              <w:t>substatement</w:t>
            </w:r>
            <w:proofErr w:type="spellEnd"/>
          </w:p>
        </w:tc>
      </w:tr>
      <w:tr w:rsidR="00A652F6" w:rsidRPr="00A652F6" w:rsidTr="003D39A3">
        <w:trPr>
          <w:cantSplit/>
        </w:trPr>
        <w:tc>
          <w:tcPr>
            <w:tcW w:w="2429" w:type="dxa"/>
            <w:shd w:val="clear" w:color="auto" w:fill="EEF1A5" w:themeFill="accent2" w:themeFillTint="66"/>
          </w:tcPr>
          <w:p w:rsidR="00A652F6" w:rsidRPr="00A652F6" w:rsidRDefault="00A652F6" w:rsidP="00B50A80">
            <w:pPr>
              <w:rPr>
                <w:szCs w:val="24"/>
              </w:rPr>
            </w:pPr>
            <w:r w:rsidRPr="00A652F6">
              <w:rPr>
                <w:szCs w:val="24"/>
              </w:rPr>
              <w:t>UML Artifact</w:t>
            </w:r>
          </w:p>
        </w:tc>
        <w:tc>
          <w:tcPr>
            <w:tcW w:w="3615" w:type="dxa"/>
            <w:shd w:val="clear" w:color="auto" w:fill="7BEFFF" w:themeFill="accent1" w:themeFillTint="66"/>
          </w:tcPr>
          <w:p w:rsidR="00A652F6" w:rsidRPr="00A652F6" w:rsidRDefault="00A652F6" w:rsidP="00B50A80">
            <w:pPr>
              <w:rPr>
                <w:szCs w:val="24"/>
              </w:rPr>
            </w:pPr>
            <w:r w:rsidRPr="00A652F6">
              <w:rPr>
                <w:szCs w:val="24"/>
              </w:rPr>
              <w:t>YANG Artifact</w:t>
            </w:r>
          </w:p>
        </w:tc>
        <w:tc>
          <w:tcPr>
            <w:tcW w:w="3532" w:type="dxa"/>
            <w:shd w:val="clear" w:color="auto" w:fill="D9D9D9" w:themeFill="background1" w:themeFillShade="D9"/>
          </w:tcPr>
          <w:p w:rsidR="00A652F6" w:rsidRPr="00A652F6" w:rsidRDefault="00A652F6" w:rsidP="00B50A80">
            <w:pPr>
              <w:rPr>
                <w:szCs w:val="24"/>
              </w:rPr>
            </w:pPr>
            <w:r w:rsidRPr="00A652F6">
              <w:rPr>
                <w:szCs w:val="24"/>
              </w:rPr>
              <w:t>Comments</w:t>
            </w:r>
          </w:p>
        </w:tc>
      </w:tr>
      <w:tr w:rsidR="00A652F6" w:rsidRPr="00A652F6" w:rsidTr="003D39A3">
        <w:trPr>
          <w:cantSplit/>
          <w:tblHeader w:val="off"/>
        </w:trPr>
        <w:tc>
          <w:tcPr>
            <w:tcW w:w="2429" w:type="dxa"/>
            <w:shd w:val="clear" w:color="auto" w:fill="F6F8D2" w:themeFill="accent2" w:themeFillTint="33"/>
          </w:tcPr>
          <w:p w:rsidR="00A652F6" w:rsidRPr="00A652F6" w:rsidRDefault="00A652F6" w:rsidP="00B50A80">
            <w:pPr>
              <w:rPr>
                <w:szCs w:val="24"/>
              </w:rPr>
            </w:pPr>
            <w:r w:rsidRPr="00A652F6">
              <w:rPr>
                <w:szCs w:val="24"/>
                <w:lang w:val="fr-FR"/>
              </w:rPr>
              <w:t>documentation</w:t>
            </w:r>
          </w:p>
        </w:tc>
        <w:tc>
          <w:tcPr>
            <w:tcW w:w="3615" w:type="dxa"/>
            <w:shd w:val="clear" w:color="auto" w:fill="BDF7FF" w:themeFill="accent1" w:themeFillTint="33"/>
          </w:tcPr>
          <w:p w:rsidR="00A652F6" w:rsidRPr="00A652F6" w:rsidRDefault="00A652F6" w:rsidP="00B50A80">
            <w:pPr>
              <w:rPr>
                <w:szCs w:val="24"/>
              </w:rPr>
            </w:pPr>
            <w:r w:rsidRPr="00A652F6">
              <w:rPr>
                <w:szCs w:val="24"/>
                <w:lang w:val="fr-FR"/>
              </w:rPr>
              <w:t xml:space="preserve">“description” </w:t>
            </w:r>
            <w:proofErr w:type="spellStart"/>
            <w:r w:rsidRPr="00A652F6">
              <w:rPr>
                <w:szCs w:val="24"/>
                <w:lang w:val="fr-FR"/>
              </w:rPr>
              <w:t>substatement</w:t>
            </w:r>
            <w:proofErr w:type="spellEnd"/>
          </w:p>
        </w:tc>
        <w:tc>
          <w:tcPr>
            <w:tcW w:w="3532" w:type="dxa"/>
          </w:tcPr>
          <w:p w:rsidR="00A652F6" w:rsidRPr="00A652F6" w:rsidRDefault="00A652F6" w:rsidP="00B50A80">
            <w:pPr>
              <w:rPr>
                <w:szCs w:val="24"/>
              </w:rPr>
            </w:pPr>
          </w:p>
        </w:tc>
      </w:tr>
      <w:tr w:rsidR="00A652F6" w:rsidRPr="00A652F6" w:rsidTr="003D39A3">
        <w:trPr>
          <w:cantSplit/>
          <w:tblHeader w:val="off"/>
        </w:trPr>
        <w:tc>
          <w:tcPr>
            <w:tcW w:w="2429" w:type="dxa"/>
            <w:shd w:val="clear" w:color="auto" w:fill="F6F8D2" w:themeFill="accent2" w:themeFillTint="33"/>
          </w:tcPr>
          <w:p w:rsidR="00A652F6" w:rsidRPr="00A652F6" w:rsidRDefault="00A652F6" w:rsidP="00B50A80">
            <w:pPr>
              <w:rPr>
                <w:szCs w:val="24"/>
              </w:rPr>
            </w:pPr>
            <w:r w:rsidRPr="00A652F6">
              <w:rPr>
                <w:szCs w:val="24"/>
              </w:rPr>
              <w:t>direction</w:t>
            </w:r>
          </w:p>
        </w:tc>
        <w:tc>
          <w:tcPr>
            <w:tcW w:w="3615" w:type="dxa"/>
            <w:shd w:val="clear" w:color="auto" w:fill="BDF7FF" w:themeFill="accent1" w:themeFillTint="33"/>
          </w:tcPr>
          <w:p w:rsidR="00A652F6" w:rsidRPr="00A652F6" w:rsidRDefault="00A652F6" w:rsidP="00B50A80">
            <w:pPr>
              <w:rPr>
                <w:szCs w:val="24"/>
              </w:rPr>
            </w:pPr>
            <w:r w:rsidRPr="00A652F6">
              <w:rPr>
                <w:szCs w:val="24"/>
              </w:rPr>
              <w:t xml:space="preserve">“input” / “output” </w:t>
            </w:r>
            <w:proofErr w:type="spellStart"/>
            <w:r w:rsidRPr="00A652F6">
              <w:rPr>
                <w:szCs w:val="24"/>
              </w:rPr>
              <w:t>substatement</w:t>
            </w:r>
            <w:proofErr w:type="spellEnd"/>
          </w:p>
        </w:tc>
        <w:tc>
          <w:tcPr>
            <w:tcW w:w="3532" w:type="dxa"/>
          </w:tcPr>
          <w:p w:rsidR="00A652F6" w:rsidRPr="00A652F6" w:rsidRDefault="00A652F6" w:rsidP="00B50A80">
            <w:pPr>
              <w:rPr>
                <w:szCs w:val="24"/>
              </w:rPr>
            </w:pPr>
          </w:p>
        </w:tc>
      </w:tr>
      <w:tr w:rsidR="00C57213" w:rsidRPr="00A652F6" w:rsidTr="003D39A3">
        <w:trPr>
          <w:cantSplit/>
          <w:tblHeader w:val="off"/>
        </w:trPr>
        <w:tc>
          <w:tcPr>
            <w:tcW w:w="2429" w:type="dxa"/>
            <w:shd w:val="clear" w:color="auto" w:fill="F6F8D2" w:themeFill="accent2" w:themeFillTint="33"/>
          </w:tcPr>
          <w:p w:rsidR="00C57213" w:rsidRPr="00A652F6" w:rsidRDefault="00C57213" w:rsidP="00B50A80">
            <w:pPr>
              <w:rPr>
                <w:szCs w:val="24"/>
              </w:rPr>
            </w:pPr>
            <w:r w:rsidRPr="00A652F6">
              <w:rPr>
                <w:szCs w:val="24"/>
              </w:rPr>
              <w:t>type</w:t>
            </w:r>
          </w:p>
        </w:tc>
        <w:tc>
          <w:tcPr>
            <w:tcW w:w="3615" w:type="dxa"/>
            <w:vMerge w:val="restart"/>
            <w:shd w:val="clear" w:color="auto" w:fill="BDF7FF" w:themeFill="accent1" w:themeFillTint="33"/>
          </w:tcPr>
          <w:p w:rsidR="00C57213" w:rsidRPr="00A652F6" w:rsidRDefault="00C57213" w:rsidP="00B50A80">
            <w:pPr>
              <w:rPr>
                <w:szCs w:val="24"/>
              </w:rPr>
            </w:pPr>
            <w:r w:rsidRPr="00A652F6">
              <w:rPr>
                <w:szCs w:val="24"/>
              </w:rPr>
              <w:t xml:space="preserve">see mapping of attribute types (grouping, leaf, leaf-list, </w:t>
            </w:r>
            <w:r w:rsidR="000E12DC">
              <w:rPr>
                <w:szCs w:val="24"/>
              </w:rPr>
              <w:t xml:space="preserve">container, </w:t>
            </w:r>
            <w:r w:rsidRPr="00A652F6">
              <w:rPr>
                <w:szCs w:val="24"/>
              </w:rPr>
              <w:t xml:space="preserve">list, </w:t>
            </w:r>
            <w:proofErr w:type="spellStart"/>
            <w:r w:rsidRPr="00A652F6">
              <w:rPr>
                <w:szCs w:val="24"/>
              </w:rPr>
              <w:t>typedef</w:t>
            </w:r>
            <w:proofErr w:type="spellEnd"/>
            <w:r w:rsidRPr="00A652F6">
              <w:rPr>
                <w:szCs w:val="24"/>
              </w:rPr>
              <w:t>, uses)</w:t>
            </w:r>
          </w:p>
        </w:tc>
        <w:tc>
          <w:tcPr>
            <w:tcW w:w="3532" w:type="dxa"/>
          </w:tcPr>
          <w:p w:rsidR="00C57213" w:rsidRPr="00A652F6" w:rsidRDefault="00C57213" w:rsidP="00B50A80">
            <w:pPr>
              <w:rPr>
                <w:szCs w:val="24"/>
              </w:rPr>
            </w:pPr>
          </w:p>
        </w:tc>
      </w:tr>
      <w:tr w:rsidR="00C57213" w:rsidRPr="00A652F6" w:rsidTr="003D39A3">
        <w:trPr>
          <w:cantSplit/>
          <w:tblHeader w:val="off"/>
        </w:trPr>
        <w:tc>
          <w:tcPr>
            <w:tcW w:w="2429" w:type="dxa"/>
            <w:shd w:val="clear" w:color="auto" w:fill="F6F8D2" w:themeFill="accent2" w:themeFillTint="33"/>
          </w:tcPr>
          <w:p w:rsidR="00C57213" w:rsidRPr="00A652F6" w:rsidRDefault="00C57213" w:rsidP="00B50A80">
            <w:pPr>
              <w:rPr>
                <w:szCs w:val="24"/>
              </w:rPr>
            </w:pPr>
            <w:proofErr w:type="spellStart"/>
            <w:r w:rsidRPr="00A652F6">
              <w:rPr>
                <w:szCs w:val="24"/>
              </w:rPr>
              <w:t>isOrdered</w:t>
            </w:r>
            <w:proofErr w:type="spellEnd"/>
          </w:p>
        </w:tc>
        <w:tc>
          <w:tcPr>
            <w:tcW w:w="3615" w:type="dxa"/>
            <w:vMerge/>
            <w:shd w:val="clear" w:color="auto" w:fill="BDF7FF" w:themeFill="accent1" w:themeFillTint="33"/>
          </w:tcPr>
          <w:p w:rsidR="00C57213" w:rsidRPr="00A652F6" w:rsidRDefault="00C57213" w:rsidP="00B50A80">
            <w:pPr>
              <w:rPr>
                <w:szCs w:val="24"/>
              </w:rPr>
            </w:pPr>
          </w:p>
        </w:tc>
        <w:tc>
          <w:tcPr>
            <w:tcW w:w="3532" w:type="dxa"/>
          </w:tcPr>
          <w:p w:rsidR="00C57213" w:rsidRPr="00A652F6" w:rsidRDefault="00C57213" w:rsidP="00B50A80">
            <w:pPr>
              <w:rPr>
                <w:szCs w:val="24"/>
              </w:rPr>
            </w:pPr>
          </w:p>
        </w:tc>
      </w:tr>
      <w:tr w:rsidR="00C57213" w:rsidRPr="00A652F6" w:rsidTr="003D39A3">
        <w:trPr>
          <w:cantSplit/>
          <w:tblHeader w:val="off"/>
        </w:trPr>
        <w:tc>
          <w:tcPr>
            <w:tcW w:w="2429" w:type="dxa"/>
            <w:shd w:val="clear" w:color="auto" w:fill="F6F8D2" w:themeFill="accent2" w:themeFillTint="33"/>
          </w:tcPr>
          <w:p w:rsidR="00C57213" w:rsidRPr="00A652F6" w:rsidRDefault="00C57213" w:rsidP="00B50A80">
            <w:pPr>
              <w:rPr>
                <w:szCs w:val="24"/>
              </w:rPr>
            </w:pPr>
            <w:r w:rsidRPr="00A652F6">
              <w:rPr>
                <w:szCs w:val="24"/>
              </w:rPr>
              <w:t>multiplicity</w:t>
            </w:r>
          </w:p>
        </w:tc>
        <w:tc>
          <w:tcPr>
            <w:tcW w:w="3615" w:type="dxa"/>
            <w:vMerge/>
            <w:shd w:val="clear" w:color="auto" w:fill="BDF7FF" w:themeFill="accent1" w:themeFillTint="33"/>
          </w:tcPr>
          <w:p w:rsidR="00C57213" w:rsidRPr="00A652F6" w:rsidRDefault="00C57213" w:rsidP="00B50A80">
            <w:pPr>
              <w:rPr>
                <w:szCs w:val="24"/>
              </w:rPr>
            </w:pPr>
          </w:p>
        </w:tc>
        <w:tc>
          <w:tcPr>
            <w:tcW w:w="3532" w:type="dxa"/>
          </w:tcPr>
          <w:p w:rsidR="00C57213" w:rsidRPr="00A652F6" w:rsidRDefault="00C57213" w:rsidP="00B50A80">
            <w:pPr>
              <w:rPr>
                <w:szCs w:val="24"/>
              </w:rPr>
            </w:pPr>
          </w:p>
        </w:tc>
      </w:tr>
      <w:tr w:rsidR="00C57213" w:rsidRPr="00A652F6" w:rsidTr="003D39A3">
        <w:trPr>
          <w:cantSplit/>
          <w:tblHeader w:val="off"/>
        </w:trPr>
        <w:tc>
          <w:tcPr>
            <w:tcW w:w="2429" w:type="dxa"/>
            <w:shd w:val="clear" w:color="auto" w:fill="F6F8D2" w:themeFill="accent2" w:themeFillTint="33"/>
          </w:tcPr>
          <w:p w:rsidR="00C57213" w:rsidRPr="00A652F6" w:rsidRDefault="00C57213" w:rsidP="00B50A80">
            <w:pPr>
              <w:rPr>
                <w:szCs w:val="24"/>
              </w:rPr>
            </w:pPr>
            <w:proofErr w:type="spellStart"/>
            <w:r w:rsidRPr="00A652F6">
              <w:rPr>
                <w:szCs w:val="24"/>
              </w:rPr>
              <w:t>defaultValue</w:t>
            </w:r>
            <w:proofErr w:type="spellEnd"/>
          </w:p>
        </w:tc>
        <w:tc>
          <w:tcPr>
            <w:tcW w:w="3615" w:type="dxa"/>
            <w:vMerge/>
            <w:shd w:val="clear" w:color="auto" w:fill="BDF7FF" w:themeFill="accent1" w:themeFillTint="33"/>
          </w:tcPr>
          <w:p w:rsidR="00C57213" w:rsidRPr="00A652F6" w:rsidRDefault="00C57213" w:rsidP="00B50A80">
            <w:pPr>
              <w:rPr>
                <w:szCs w:val="24"/>
              </w:rPr>
            </w:pPr>
          </w:p>
        </w:tc>
        <w:tc>
          <w:tcPr>
            <w:tcW w:w="3532" w:type="dxa"/>
          </w:tcPr>
          <w:p w:rsidR="00C57213" w:rsidRPr="00A652F6" w:rsidRDefault="00C57213" w:rsidP="00B50A80">
            <w:pPr>
              <w:rPr>
                <w:szCs w:val="24"/>
              </w:rPr>
            </w:pPr>
          </w:p>
        </w:tc>
      </w:tr>
      <w:tr w:rsidR="00C57213" w:rsidRPr="00A652F6" w:rsidTr="003D39A3">
        <w:trPr>
          <w:cantSplit/>
          <w:tblHeader w:val="off"/>
        </w:trPr>
        <w:tc>
          <w:tcPr>
            <w:tcW w:w="2429" w:type="dxa"/>
            <w:shd w:val="clear" w:color="auto" w:fill="F6F8D2" w:themeFill="accent2" w:themeFillTint="33"/>
          </w:tcPr>
          <w:p w:rsidR="00C57213" w:rsidRPr="00A652F6" w:rsidRDefault="00C57213" w:rsidP="00B50A80">
            <w:pPr>
              <w:rPr>
                <w:szCs w:val="24"/>
              </w:rPr>
            </w:pPr>
            <w:proofErr w:type="spellStart"/>
            <w:r w:rsidRPr="00A652F6">
              <w:rPr>
                <w:szCs w:val="24"/>
              </w:rPr>
              <w:lastRenderedPageBreak/>
              <w:t>valueRange</w:t>
            </w:r>
            <w:proofErr w:type="spellEnd"/>
          </w:p>
        </w:tc>
        <w:tc>
          <w:tcPr>
            <w:tcW w:w="3615" w:type="dxa"/>
            <w:vMerge/>
            <w:shd w:val="clear" w:color="auto" w:fill="BDF7FF" w:themeFill="accent1" w:themeFillTint="33"/>
          </w:tcPr>
          <w:p w:rsidR="00C57213" w:rsidRPr="00A652F6" w:rsidRDefault="00C57213" w:rsidP="00B50A80">
            <w:pPr>
              <w:rPr>
                <w:szCs w:val="24"/>
              </w:rPr>
            </w:pPr>
          </w:p>
        </w:tc>
        <w:tc>
          <w:tcPr>
            <w:tcW w:w="3532" w:type="dxa"/>
          </w:tcPr>
          <w:p w:rsidR="00C57213" w:rsidRPr="00A652F6" w:rsidRDefault="00C57213" w:rsidP="00B50A80">
            <w:pPr>
              <w:rPr>
                <w:szCs w:val="24"/>
              </w:rPr>
            </w:pPr>
          </w:p>
        </w:tc>
      </w:tr>
      <w:tr w:rsidR="00C57213" w:rsidRPr="00A652F6" w:rsidTr="003D39A3">
        <w:trPr>
          <w:cantSplit/>
          <w:tblHeader w:val="off"/>
        </w:trPr>
        <w:tc>
          <w:tcPr>
            <w:tcW w:w="2429" w:type="dxa"/>
            <w:shd w:val="clear" w:color="auto" w:fill="F6F8D2" w:themeFill="accent2" w:themeFillTint="33"/>
          </w:tcPr>
          <w:p w:rsidR="00C57213" w:rsidRPr="00A652F6" w:rsidRDefault="00C57213" w:rsidP="006365BE">
            <w:pPr>
              <w:rPr>
                <w:szCs w:val="24"/>
              </w:rPr>
            </w:pPr>
            <w:proofErr w:type="spellStart"/>
            <w:r w:rsidRPr="00A652F6">
              <w:rPr>
                <w:szCs w:val="24"/>
              </w:rPr>
              <w:t>passedBy</w:t>
            </w:r>
            <w:r w:rsidR="006365BE">
              <w:rPr>
                <w:szCs w:val="24"/>
              </w:rPr>
              <w:t>Reference</w:t>
            </w:r>
            <w:proofErr w:type="spellEnd"/>
          </w:p>
        </w:tc>
        <w:tc>
          <w:tcPr>
            <w:tcW w:w="3615" w:type="dxa"/>
            <w:shd w:val="clear" w:color="auto" w:fill="BDF7FF" w:themeFill="accent1" w:themeFillTint="33"/>
          </w:tcPr>
          <w:p w:rsidR="003D39A3" w:rsidRDefault="003D39A3" w:rsidP="003D39A3">
            <w:pPr>
              <w:rPr>
                <w:szCs w:val="24"/>
              </w:rPr>
            </w:pPr>
            <w:r>
              <w:rPr>
                <w:szCs w:val="24"/>
              </w:rPr>
              <w:t xml:space="preserve">if </w:t>
            </w:r>
            <w:proofErr w:type="spellStart"/>
            <w:r>
              <w:rPr>
                <w:szCs w:val="24"/>
              </w:rPr>
              <w:t>passedByReference</w:t>
            </w:r>
            <w:proofErr w:type="spellEnd"/>
            <w:r>
              <w:rPr>
                <w:szCs w:val="24"/>
              </w:rPr>
              <w:t xml:space="preserve"> = true </w:t>
            </w:r>
            <w:r w:rsidRPr="008B1E7F">
              <w:rPr>
                <w:szCs w:val="24"/>
              </w:rPr>
              <w:sym w:font="Wingdings" w:char="F0E0"/>
            </w:r>
            <w:r>
              <w:rPr>
                <w:szCs w:val="24"/>
              </w:rPr>
              <w:br/>
            </w:r>
            <w:r w:rsidRPr="008B1E7F">
              <w:rPr>
                <w:szCs w:val="24"/>
              </w:rPr>
              <w:t xml:space="preserve">type </w:t>
            </w:r>
            <w:proofErr w:type="spellStart"/>
            <w:r w:rsidRPr="008B1E7F">
              <w:rPr>
                <w:szCs w:val="24"/>
              </w:rPr>
              <w:t>leafref</w:t>
            </w:r>
            <w:proofErr w:type="spellEnd"/>
            <w:r w:rsidRPr="008B1E7F">
              <w:rPr>
                <w:szCs w:val="24"/>
              </w:rPr>
              <w:t xml:space="preserve"> {</w:t>
            </w:r>
            <w:r>
              <w:rPr>
                <w:szCs w:val="24"/>
              </w:rPr>
              <w:br/>
              <w:t>path “/&lt;object&gt;/&lt;object identifier&gt;"</w:t>
            </w:r>
          </w:p>
          <w:p w:rsidR="00C57213" w:rsidRPr="00A652F6" w:rsidRDefault="003D39A3" w:rsidP="003D39A3">
            <w:pPr>
              <w:rPr>
                <w:szCs w:val="24"/>
              </w:rPr>
            </w:pPr>
            <w:r>
              <w:rPr>
                <w:szCs w:val="24"/>
              </w:rPr>
              <w:t xml:space="preserve">if </w:t>
            </w:r>
            <w:proofErr w:type="spellStart"/>
            <w:r>
              <w:rPr>
                <w:szCs w:val="24"/>
              </w:rPr>
              <w:t>passedByReference</w:t>
            </w:r>
            <w:proofErr w:type="spellEnd"/>
            <w:r>
              <w:rPr>
                <w:szCs w:val="24"/>
              </w:rPr>
              <w:t xml:space="preserve"> = false </w:t>
            </w:r>
            <w:r w:rsidRPr="008B1E7F">
              <w:rPr>
                <w:szCs w:val="24"/>
              </w:rPr>
              <w:sym w:font="Wingdings" w:char="F0E0"/>
            </w:r>
            <w:r>
              <w:rPr>
                <w:szCs w:val="24"/>
              </w:rPr>
              <w:br/>
              <w:t xml:space="preserve">either </w:t>
            </w:r>
            <w:r w:rsidRPr="000B5F3F">
              <w:rPr>
                <w:szCs w:val="24"/>
              </w:rPr>
              <w:t>“list” statement (key property, multiple instances) or “contain</w:t>
            </w:r>
            <w:r>
              <w:rPr>
                <w:szCs w:val="24"/>
              </w:rPr>
              <w:t>er” statement (single instance)</w:t>
            </w:r>
          </w:p>
        </w:tc>
        <w:tc>
          <w:tcPr>
            <w:tcW w:w="3532" w:type="dxa"/>
          </w:tcPr>
          <w:p w:rsidR="00C57213" w:rsidRPr="00A652F6" w:rsidRDefault="006365BE" w:rsidP="006365BE">
            <w:pPr>
              <w:rPr>
                <w:szCs w:val="24"/>
              </w:rPr>
            </w:pPr>
            <w:r>
              <w:rPr>
                <w:szCs w:val="24"/>
              </w:rPr>
              <w:t xml:space="preserve">Relevant </w:t>
            </w:r>
            <w:r w:rsidRPr="008B1E7F">
              <w:rPr>
                <w:szCs w:val="24"/>
              </w:rPr>
              <w:t xml:space="preserve">only to </w:t>
            </w:r>
            <w:r>
              <w:rPr>
                <w:szCs w:val="24"/>
              </w:rPr>
              <w:t>parameters</w:t>
            </w:r>
            <w:r w:rsidRPr="008B1E7F">
              <w:rPr>
                <w:szCs w:val="24"/>
              </w:rPr>
              <w:t xml:space="preserve"> that have an object class defined as their type</w:t>
            </w:r>
            <w:r>
              <w:rPr>
                <w:szCs w:val="24"/>
              </w:rPr>
              <w:t>.</w:t>
            </w:r>
          </w:p>
        </w:tc>
      </w:tr>
      <w:tr w:rsidR="002256E9" w:rsidRPr="00A652F6" w:rsidTr="003D39A3">
        <w:trPr>
          <w:cantSplit/>
          <w:tblHeader w:val="off"/>
        </w:trPr>
        <w:tc>
          <w:tcPr>
            <w:tcW w:w="2429" w:type="dxa"/>
            <w:shd w:val="clear" w:color="auto" w:fill="F6F8D2" w:themeFill="accent2" w:themeFillTint="33"/>
          </w:tcPr>
          <w:p w:rsidR="002256E9" w:rsidRPr="00A652F6" w:rsidRDefault="002256E9" w:rsidP="00B50A80">
            <w:pPr>
              <w:rPr>
                <w:szCs w:val="24"/>
              </w:rPr>
            </w:pPr>
            <w:r w:rsidRPr="00A652F6">
              <w:rPr>
                <w:szCs w:val="24"/>
              </w:rPr>
              <w:t>support</w:t>
            </w:r>
          </w:p>
        </w:tc>
        <w:tc>
          <w:tcPr>
            <w:tcW w:w="3615" w:type="dxa"/>
            <w:vMerge w:val="restart"/>
            <w:shd w:val="clear" w:color="auto" w:fill="BDF7FF" w:themeFill="accent1" w:themeFillTint="33"/>
          </w:tcPr>
          <w:p w:rsidR="002256E9" w:rsidRPr="00A652F6" w:rsidRDefault="002256E9" w:rsidP="002256E9">
            <w:pPr>
              <w:rPr>
                <w:szCs w:val="24"/>
              </w:rPr>
            </w:pPr>
            <w:r w:rsidRPr="000E12DC">
              <w:rPr>
                <w:szCs w:val="24"/>
                <w:highlight w:val="yellow"/>
              </w:rPr>
              <w:t xml:space="preserve">“if-feature” </w:t>
            </w:r>
            <w:proofErr w:type="spellStart"/>
            <w:r w:rsidRPr="000E12DC">
              <w:rPr>
                <w:szCs w:val="24"/>
                <w:highlight w:val="yellow"/>
              </w:rPr>
              <w:t>substatement</w:t>
            </w:r>
            <w:proofErr w:type="spellEnd"/>
            <w:r w:rsidR="000E12DC" w:rsidRPr="000E12DC">
              <w:rPr>
                <w:szCs w:val="24"/>
                <w:highlight w:val="yellow"/>
              </w:rPr>
              <w:t xml:space="preserve"> not defined </w:t>
            </w:r>
            <w:r w:rsidR="000E12DC">
              <w:rPr>
                <w:szCs w:val="24"/>
                <w:highlight w:val="yellow"/>
              </w:rPr>
              <w:t xml:space="preserve">for input and output </w:t>
            </w:r>
            <w:proofErr w:type="spellStart"/>
            <w:r w:rsidR="000E12DC">
              <w:rPr>
                <w:szCs w:val="24"/>
                <w:highlight w:val="yellow"/>
              </w:rPr>
              <w:t>substatements</w:t>
            </w:r>
            <w:proofErr w:type="spellEnd"/>
            <w:r w:rsidR="000E12DC">
              <w:rPr>
                <w:szCs w:val="24"/>
                <w:highlight w:val="yellow"/>
              </w:rPr>
              <w:t xml:space="preserve"> </w:t>
            </w:r>
            <w:r w:rsidR="000E12DC" w:rsidRPr="000E12DC">
              <w:rPr>
                <w:szCs w:val="24"/>
                <w:highlight w:val="yellow"/>
              </w:rPr>
              <w:t>in YANG</w:t>
            </w:r>
          </w:p>
        </w:tc>
        <w:tc>
          <w:tcPr>
            <w:tcW w:w="3532" w:type="dxa"/>
            <w:vMerge w:val="restart"/>
          </w:tcPr>
          <w:p w:rsidR="002256E9" w:rsidRPr="00A652F6" w:rsidRDefault="002256E9" w:rsidP="00B50A80">
            <w:pPr>
              <w:rPr>
                <w:szCs w:val="24"/>
              </w:rPr>
            </w:pPr>
            <w:r w:rsidRPr="002256E9">
              <w:rPr>
                <w:szCs w:val="24"/>
              </w:rPr>
              <w:t>Support and condition belong together. If the “support” is conditional, then the “condition” explains the conditions under which the class has to be supported.</w:t>
            </w:r>
          </w:p>
        </w:tc>
      </w:tr>
      <w:tr w:rsidR="002256E9" w:rsidRPr="00A652F6" w:rsidTr="003D39A3">
        <w:trPr>
          <w:cantSplit/>
          <w:tblHeader w:val="off"/>
        </w:trPr>
        <w:tc>
          <w:tcPr>
            <w:tcW w:w="2429" w:type="dxa"/>
            <w:shd w:val="clear" w:color="auto" w:fill="F6F8D2" w:themeFill="accent2" w:themeFillTint="33"/>
          </w:tcPr>
          <w:p w:rsidR="002256E9" w:rsidRPr="00A652F6" w:rsidRDefault="002256E9" w:rsidP="00B50A80">
            <w:pPr>
              <w:rPr>
                <w:szCs w:val="24"/>
              </w:rPr>
            </w:pPr>
            <w:r w:rsidRPr="00A652F6">
              <w:rPr>
                <w:szCs w:val="24"/>
              </w:rPr>
              <w:t>condition</w:t>
            </w:r>
          </w:p>
        </w:tc>
        <w:tc>
          <w:tcPr>
            <w:tcW w:w="3615" w:type="dxa"/>
            <w:vMerge/>
            <w:shd w:val="clear" w:color="auto" w:fill="BDF7FF" w:themeFill="accent1" w:themeFillTint="33"/>
          </w:tcPr>
          <w:p w:rsidR="002256E9" w:rsidRPr="00A652F6" w:rsidRDefault="002256E9" w:rsidP="00B50A80">
            <w:pPr>
              <w:rPr>
                <w:szCs w:val="24"/>
              </w:rPr>
            </w:pPr>
          </w:p>
        </w:tc>
        <w:tc>
          <w:tcPr>
            <w:tcW w:w="3532" w:type="dxa"/>
            <w:vMerge/>
          </w:tcPr>
          <w:p w:rsidR="002256E9" w:rsidRPr="00A652F6" w:rsidRDefault="002256E9" w:rsidP="00B50A80">
            <w:pPr>
              <w:rPr>
                <w:szCs w:val="24"/>
              </w:rPr>
            </w:pPr>
          </w:p>
        </w:tc>
      </w:tr>
      <w:tr w:rsidR="00EB3EA4" w:rsidRPr="00EB3EA4" w:rsidTr="003D39A3">
        <w:trPr>
          <w:cantSplit/>
          <w:tblHeader w:val="off"/>
        </w:trPr>
        <w:tc>
          <w:tcPr>
            <w:tcW w:w="2429" w:type="dxa"/>
            <w:shd w:val="clear" w:color="auto" w:fill="F6F8D2" w:themeFill="accent2" w:themeFillTint="33"/>
          </w:tcPr>
          <w:p w:rsidR="00EB3EA4" w:rsidRPr="00EB3EA4" w:rsidRDefault="00EB3EA4" w:rsidP="00B50A80">
            <w:pPr>
              <w:rPr>
                <w:szCs w:val="24"/>
              </w:rPr>
            </w:pPr>
            <w:r>
              <w:rPr>
                <w:szCs w:val="24"/>
              </w:rPr>
              <w:t xml:space="preserve">see section </w:t>
            </w:r>
            <w:r w:rsidR="009D680C">
              <w:rPr>
                <w:szCs w:val="24"/>
              </w:rPr>
              <w:fldChar w:fldCharType="begin"/>
            </w:r>
            <w:r>
              <w:rPr>
                <w:szCs w:val="24"/>
              </w:rPr>
              <w:instrText xml:space="preserve"> REF _Ref420586532 \r \h </w:instrText>
            </w:r>
            <w:r w:rsidR="009D680C">
              <w:rPr>
                <w:szCs w:val="24"/>
              </w:rPr>
            </w:r>
            <w:r w:rsidR="009D680C">
              <w:rPr>
                <w:szCs w:val="24"/>
              </w:rPr>
              <w:fldChar w:fldCharType="separate"/>
            </w:r>
            <w:r w:rsidR="00745A31">
              <w:rPr>
                <w:szCs w:val="24"/>
              </w:rPr>
              <w:t>5.3</w:t>
            </w:r>
            <w:r w:rsidR="009D680C">
              <w:rPr>
                <w:szCs w:val="24"/>
              </w:rPr>
              <w:fldChar w:fldCharType="end"/>
            </w:r>
          </w:p>
        </w:tc>
        <w:tc>
          <w:tcPr>
            <w:tcW w:w="3615" w:type="dxa"/>
            <w:shd w:val="clear" w:color="auto" w:fill="BDF7FF" w:themeFill="accent1" w:themeFillTint="33"/>
          </w:tcPr>
          <w:p w:rsidR="00EB3EA4" w:rsidRPr="00EB3EA4" w:rsidRDefault="00EB3EA4" w:rsidP="00B50A80">
            <w:pPr>
              <w:rPr>
                <w:szCs w:val="24"/>
              </w:rPr>
            </w:pPr>
            <w:r>
              <w:rPr>
                <w:szCs w:val="24"/>
              </w:rPr>
              <w:t xml:space="preserve">“choice” </w:t>
            </w:r>
            <w:proofErr w:type="spellStart"/>
            <w:r>
              <w:rPr>
                <w:szCs w:val="24"/>
              </w:rPr>
              <w:t>sub</w:t>
            </w:r>
            <w:r w:rsidRPr="00205C12">
              <w:rPr>
                <w:szCs w:val="24"/>
              </w:rPr>
              <w:t>statement</w:t>
            </w:r>
            <w:proofErr w:type="spellEnd"/>
          </w:p>
        </w:tc>
        <w:tc>
          <w:tcPr>
            <w:tcW w:w="3532" w:type="dxa"/>
          </w:tcPr>
          <w:p w:rsidR="00EB3EA4" w:rsidRPr="00EB3EA4" w:rsidRDefault="00EB3EA4" w:rsidP="00B50A80">
            <w:pPr>
              <w:rPr>
                <w:szCs w:val="24"/>
              </w:rPr>
            </w:pPr>
          </w:p>
        </w:tc>
      </w:tr>
      <w:tr w:rsidR="00EB3EA4" w:rsidRPr="00EB3EA4" w:rsidTr="003D39A3">
        <w:trPr>
          <w:cantSplit/>
          <w:tblHeader w:val="off"/>
        </w:trPr>
        <w:tc>
          <w:tcPr>
            <w:tcW w:w="2429" w:type="dxa"/>
            <w:shd w:val="clear" w:color="auto" w:fill="F6F8D2" w:themeFill="accent2" w:themeFillTint="33"/>
          </w:tcPr>
          <w:p w:rsidR="00EB3EA4" w:rsidRPr="00EB3EA4" w:rsidRDefault="00EB3EA4" w:rsidP="00B50A80">
            <w:pPr>
              <w:rPr>
                <w:szCs w:val="24"/>
              </w:rPr>
            </w:pPr>
            <w:r w:rsidRPr="00224E69">
              <w:rPr>
                <w:szCs w:val="24"/>
                <w:highlight w:val="yellow"/>
              </w:rPr>
              <w:t>error notification?</w:t>
            </w:r>
          </w:p>
        </w:tc>
        <w:tc>
          <w:tcPr>
            <w:tcW w:w="3615" w:type="dxa"/>
            <w:shd w:val="clear" w:color="auto" w:fill="BDF7FF" w:themeFill="accent1" w:themeFillTint="33"/>
          </w:tcPr>
          <w:p w:rsidR="00EB3EA4" w:rsidRPr="00EB3EA4" w:rsidRDefault="00EB3EA4" w:rsidP="00B50A80">
            <w:pPr>
              <w:rPr>
                <w:szCs w:val="24"/>
              </w:rPr>
            </w:pPr>
            <w:r>
              <w:rPr>
                <w:szCs w:val="24"/>
              </w:rPr>
              <w:t xml:space="preserve">“must” </w:t>
            </w:r>
            <w:proofErr w:type="spellStart"/>
            <w:r>
              <w:rPr>
                <w:szCs w:val="24"/>
              </w:rPr>
              <w:t>sub</w:t>
            </w:r>
            <w:r w:rsidRPr="00205C12">
              <w:rPr>
                <w:szCs w:val="24"/>
              </w:rPr>
              <w:t>statement</w:t>
            </w:r>
            <w:proofErr w:type="spellEnd"/>
          </w:p>
        </w:tc>
        <w:tc>
          <w:tcPr>
            <w:tcW w:w="3532" w:type="dxa"/>
          </w:tcPr>
          <w:p w:rsidR="00EB3EA4" w:rsidRPr="00EB3EA4" w:rsidRDefault="00EB3EA4" w:rsidP="00B50A80">
            <w:pPr>
              <w:rPr>
                <w:szCs w:val="24"/>
              </w:rPr>
            </w:pPr>
          </w:p>
        </w:tc>
      </w:tr>
      <w:tr w:rsidR="00EB3EA4" w:rsidRPr="00EB3EA4" w:rsidTr="003D39A3">
        <w:trPr>
          <w:cantSplit/>
          <w:tblHeader w:val="off"/>
        </w:trPr>
        <w:tc>
          <w:tcPr>
            <w:tcW w:w="2429" w:type="dxa"/>
            <w:shd w:val="clear" w:color="auto" w:fill="F6F8D2" w:themeFill="accent2" w:themeFillTint="33"/>
          </w:tcPr>
          <w:p w:rsidR="00EB3EA4" w:rsidRPr="00EB3EA4" w:rsidRDefault="00EB3EA4" w:rsidP="00EB3EA4">
            <w:pPr>
              <w:rPr>
                <w:szCs w:val="24"/>
              </w:rPr>
            </w:pPr>
            <w:r>
              <w:rPr>
                <w:szCs w:val="24"/>
              </w:rPr>
              <w:t>complex parameter</w:t>
            </w:r>
          </w:p>
        </w:tc>
        <w:tc>
          <w:tcPr>
            <w:tcW w:w="3615" w:type="dxa"/>
            <w:shd w:val="clear" w:color="auto" w:fill="BDF7FF" w:themeFill="accent1" w:themeFillTint="33"/>
          </w:tcPr>
          <w:p w:rsidR="00EB3EA4" w:rsidRPr="00EB3EA4" w:rsidRDefault="00EB3EA4" w:rsidP="00B50A80">
            <w:pPr>
              <w:rPr>
                <w:szCs w:val="24"/>
              </w:rPr>
            </w:pPr>
            <w:r>
              <w:rPr>
                <w:szCs w:val="24"/>
              </w:rPr>
              <w:t xml:space="preserve">“uses” </w:t>
            </w:r>
            <w:proofErr w:type="spellStart"/>
            <w:r>
              <w:rPr>
                <w:szCs w:val="24"/>
              </w:rPr>
              <w:t>sub</w:t>
            </w:r>
            <w:r w:rsidRPr="00205C12">
              <w:rPr>
                <w:szCs w:val="24"/>
              </w:rPr>
              <w:t>statement</w:t>
            </w:r>
            <w:proofErr w:type="spellEnd"/>
          </w:p>
        </w:tc>
        <w:tc>
          <w:tcPr>
            <w:tcW w:w="3532" w:type="dxa"/>
          </w:tcPr>
          <w:p w:rsidR="00EB3EA4" w:rsidRPr="00EB3EA4" w:rsidRDefault="00EB3EA4" w:rsidP="00B50A80">
            <w:pPr>
              <w:rPr>
                <w:szCs w:val="24"/>
              </w:rPr>
            </w:pPr>
          </w:p>
        </w:tc>
      </w:tr>
    </w:tbl>
    <w:p w:rsidR="009E5061" w:rsidRDefault="009E5061" w:rsidP="009E5061"/>
    <w:p w:rsidR="009E5061" w:rsidRDefault="009E5061" w:rsidP="009B6F01">
      <w:pPr>
        <w:pStyle w:val="TableCaption"/>
        <w:outlineLvl w:val="0"/>
      </w:pPr>
      <w:bookmarkStart w:id="327" w:name="_Toc430330777"/>
      <w:r>
        <w:lastRenderedPageBreak/>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328" w:author="Bernd" w:date="2015-09-18T08:59:00Z">
        <w:r w:rsidR="00984456">
          <w:rPr>
            <w:noProof/>
          </w:rPr>
          <w:t>24</w:t>
        </w:r>
      </w:ins>
      <w:del w:id="329" w:author="Bernd" w:date="2015-09-11T06:00:00Z">
        <w:r w:rsidR="00745A31" w:rsidDel="00D948E4">
          <w:rPr>
            <w:noProof/>
          </w:rPr>
          <w:delText>19</w:delText>
        </w:r>
      </w:del>
      <w:r w:rsidR="009D680C">
        <w:fldChar w:fldCharType="end"/>
      </w:r>
      <w:r>
        <w:t>: Interface/Operation/Parameter Mapping Example</w:t>
      </w:r>
      <w:bookmarkEnd w:id="327"/>
    </w:p>
    <w:tbl>
      <w:tblPr>
        <w:tblStyle w:val="Tabellengitternetz"/>
        <w:tblW w:w="0" w:type="auto"/>
        <w:tblLayout w:type="fixed"/>
        <w:tblLook w:val="04A0"/>
      </w:tblPr>
      <w:tblGrid>
        <w:gridCol w:w="6449"/>
        <w:gridCol w:w="3051"/>
      </w:tblGrid>
      <w:tr w:rsidR="009E5061" w:rsidTr="009E13F9">
        <w:trPr>
          <w:cantSplit/>
          <w:tblHeader w:val="off"/>
        </w:trPr>
        <w:tc>
          <w:tcPr>
            <w:tcW w:w="6449" w:type="dxa"/>
          </w:tcPr>
          <w:p w:rsidR="009E5061" w:rsidRDefault="00547F09" w:rsidP="001278FB">
            <w:r>
              <w:rPr>
                <w:noProof/>
                <w:lang w:val="de-DE" w:eastAsia="de-DE"/>
              </w:rPr>
              <w:drawing>
                <wp:inline distT="0" distB="0" distL="0" distR="0">
                  <wp:extent cx="3942570" cy="828777"/>
                  <wp:effectExtent l="19050" t="0" r="780" b="0"/>
                  <wp:docPr id="2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938627" cy="827948"/>
                          </a:xfrm>
                          <a:prstGeom prst="rect">
                            <a:avLst/>
                          </a:prstGeom>
                          <a:noFill/>
                          <a:ln w="9525">
                            <a:noFill/>
                            <a:miter lim="800000"/>
                            <a:headEnd/>
                            <a:tailEnd/>
                          </a:ln>
                        </pic:spPr>
                      </pic:pic>
                    </a:graphicData>
                  </a:graphic>
                </wp:inline>
              </w:drawing>
            </w:r>
          </w:p>
        </w:tc>
        <w:tc>
          <w:tcPr>
            <w:tcW w:w="3051" w:type="dxa"/>
          </w:tcPr>
          <w:p w:rsidR="009E5061" w:rsidRPr="00127393" w:rsidRDefault="009E5061" w:rsidP="00F766CE">
            <w:pPr>
              <w:tabs>
                <w:tab w:val="left" w:pos="315"/>
                <w:tab w:val="left" w:pos="599"/>
                <w:tab w:val="left" w:pos="904"/>
                <w:tab w:val="left" w:pos="1166"/>
              </w:tabs>
              <w:rPr>
                <w:sz w:val="20"/>
                <w:szCs w:val="20"/>
              </w:rPr>
            </w:pPr>
            <w:r>
              <w:rPr>
                <w:sz w:val="20"/>
                <w:szCs w:val="20"/>
              </w:rPr>
              <w:t>container</w:t>
            </w:r>
            <w:r w:rsidRPr="00127393">
              <w:rPr>
                <w:sz w:val="20"/>
                <w:szCs w:val="20"/>
              </w:rPr>
              <w:t xml:space="preserve"> </w:t>
            </w:r>
            <w:proofErr w:type="spellStart"/>
            <w:r>
              <w:rPr>
                <w:sz w:val="20"/>
                <w:szCs w:val="20"/>
              </w:rPr>
              <w:t>InterfaceA</w:t>
            </w:r>
            <w:proofErr w:type="spellEnd"/>
            <w:r w:rsidRPr="00127393">
              <w:rPr>
                <w:sz w:val="20"/>
                <w:szCs w:val="20"/>
              </w:rPr>
              <w:t xml:space="preserve"> {</w:t>
            </w:r>
            <w:r>
              <w:rPr>
                <w:sz w:val="20"/>
                <w:szCs w:val="20"/>
              </w:rPr>
              <w:br/>
            </w:r>
            <w:r>
              <w:rPr>
                <w:sz w:val="20"/>
                <w:szCs w:val="20"/>
              </w:rPr>
              <w:tab/>
              <w:t>…</w:t>
            </w:r>
            <w:r>
              <w:rPr>
                <w:sz w:val="20"/>
                <w:szCs w:val="20"/>
              </w:rPr>
              <w:br/>
            </w:r>
            <w:r>
              <w:rPr>
                <w:sz w:val="20"/>
                <w:szCs w:val="20"/>
              </w:rPr>
              <w:tab/>
              <w:t>action operation1 {</w:t>
            </w:r>
            <w:r>
              <w:rPr>
                <w:sz w:val="20"/>
                <w:szCs w:val="20"/>
              </w:rPr>
              <w:br/>
            </w:r>
            <w:r>
              <w:rPr>
                <w:sz w:val="20"/>
                <w:szCs w:val="20"/>
              </w:rPr>
              <w:tab/>
            </w:r>
            <w:r>
              <w:rPr>
                <w:sz w:val="20"/>
                <w:szCs w:val="20"/>
              </w:rPr>
              <w:tab/>
              <w:t>…</w:t>
            </w:r>
            <w:r>
              <w:rPr>
                <w:sz w:val="20"/>
                <w:szCs w:val="20"/>
              </w:rPr>
              <w:br/>
            </w:r>
            <w:r w:rsidR="005870A1" w:rsidRPr="005870A1">
              <w:rPr>
                <w:sz w:val="20"/>
                <w:szCs w:val="20"/>
              </w:rPr>
              <w:tab/>
            </w:r>
            <w:r w:rsidR="005870A1" w:rsidRPr="005870A1">
              <w:rPr>
                <w:sz w:val="20"/>
                <w:szCs w:val="20"/>
              </w:rPr>
              <w:tab/>
            </w:r>
            <w:r w:rsidR="005870A1">
              <w:rPr>
                <w:sz w:val="20"/>
                <w:szCs w:val="20"/>
              </w:rPr>
              <w:t>input {</w:t>
            </w:r>
            <w:r w:rsidR="005870A1">
              <w:rPr>
                <w:sz w:val="20"/>
                <w:szCs w:val="20"/>
              </w:rPr>
              <w:br/>
            </w:r>
            <w:r w:rsidR="005870A1">
              <w:rPr>
                <w:sz w:val="20"/>
                <w:szCs w:val="20"/>
              </w:rPr>
              <w:tab/>
            </w:r>
            <w:r w:rsidR="005870A1">
              <w:rPr>
                <w:sz w:val="20"/>
                <w:szCs w:val="20"/>
              </w:rPr>
              <w:tab/>
            </w:r>
            <w:r w:rsidR="005870A1">
              <w:rPr>
                <w:sz w:val="20"/>
                <w:szCs w:val="20"/>
              </w:rPr>
              <w:tab/>
              <w:t>leaf parameter1 {</w:t>
            </w:r>
            <w:r w:rsidR="005870A1">
              <w:rPr>
                <w:sz w:val="20"/>
                <w:szCs w:val="20"/>
              </w:rPr>
              <w:br/>
            </w:r>
            <w:r w:rsidR="005870A1">
              <w:rPr>
                <w:sz w:val="20"/>
                <w:szCs w:val="20"/>
              </w:rPr>
              <w:tab/>
            </w:r>
            <w:r w:rsidR="005870A1">
              <w:rPr>
                <w:sz w:val="20"/>
                <w:szCs w:val="20"/>
              </w:rPr>
              <w:tab/>
            </w:r>
            <w:r w:rsidR="005870A1">
              <w:rPr>
                <w:sz w:val="20"/>
                <w:szCs w:val="20"/>
              </w:rPr>
              <w:tab/>
            </w:r>
            <w:r w:rsidR="005870A1">
              <w:rPr>
                <w:sz w:val="20"/>
                <w:szCs w:val="20"/>
              </w:rPr>
              <w:tab/>
            </w:r>
            <w:r w:rsidR="005870A1" w:rsidRPr="005870A1">
              <w:rPr>
                <w:sz w:val="20"/>
                <w:szCs w:val="20"/>
              </w:rPr>
              <w:t xml:space="preserve">type </w:t>
            </w:r>
            <w:r w:rsidR="005870A1">
              <w:rPr>
                <w:sz w:val="20"/>
                <w:szCs w:val="20"/>
              </w:rPr>
              <w:t>string</w:t>
            </w:r>
            <w:r w:rsidR="005870A1" w:rsidRPr="005870A1">
              <w:rPr>
                <w:sz w:val="20"/>
                <w:szCs w:val="20"/>
              </w:rPr>
              <w:t>;</w:t>
            </w:r>
            <w:r w:rsidR="005870A1">
              <w:rPr>
                <w:sz w:val="20"/>
                <w:szCs w:val="20"/>
              </w:rPr>
              <w:br/>
            </w:r>
            <w:r w:rsidR="005870A1">
              <w:rPr>
                <w:sz w:val="20"/>
                <w:szCs w:val="20"/>
              </w:rPr>
              <w:tab/>
            </w:r>
            <w:r w:rsidR="005870A1">
              <w:rPr>
                <w:sz w:val="20"/>
                <w:szCs w:val="20"/>
              </w:rPr>
              <w:tab/>
            </w:r>
            <w:r w:rsidR="005870A1">
              <w:rPr>
                <w:sz w:val="20"/>
                <w:szCs w:val="20"/>
              </w:rPr>
              <w:tab/>
            </w:r>
            <w:r w:rsidR="005870A1">
              <w:rPr>
                <w:sz w:val="20"/>
                <w:szCs w:val="20"/>
              </w:rPr>
              <w:tab/>
            </w:r>
            <w:r w:rsidR="005870A1" w:rsidRPr="005870A1">
              <w:rPr>
                <w:sz w:val="20"/>
                <w:szCs w:val="20"/>
              </w:rPr>
              <w:t>mandatory true;</w:t>
            </w:r>
            <w:r w:rsidR="005870A1">
              <w:rPr>
                <w:sz w:val="20"/>
                <w:szCs w:val="20"/>
              </w:rPr>
              <w:br/>
            </w:r>
            <w:r w:rsidR="005870A1">
              <w:rPr>
                <w:sz w:val="20"/>
                <w:szCs w:val="20"/>
              </w:rPr>
              <w:tab/>
            </w:r>
            <w:r w:rsidR="005870A1">
              <w:rPr>
                <w:sz w:val="20"/>
                <w:szCs w:val="20"/>
              </w:rPr>
              <w:tab/>
            </w:r>
            <w:r w:rsidR="005870A1">
              <w:rPr>
                <w:sz w:val="20"/>
                <w:szCs w:val="20"/>
              </w:rPr>
              <w:tab/>
              <w:t>}</w:t>
            </w:r>
            <w:r w:rsidR="005870A1">
              <w:rPr>
                <w:sz w:val="20"/>
                <w:szCs w:val="20"/>
              </w:rPr>
              <w:br/>
            </w:r>
            <w:r w:rsidR="005870A1">
              <w:rPr>
                <w:sz w:val="20"/>
                <w:szCs w:val="20"/>
              </w:rPr>
              <w:tab/>
            </w:r>
            <w:r w:rsidR="005870A1">
              <w:rPr>
                <w:sz w:val="20"/>
                <w:szCs w:val="20"/>
              </w:rPr>
              <w:tab/>
            </w:r>
            <w:r w:rsidR="005870A1">
              <w:rPr>
                <w:sz w:val="20"/>
                <w:szCs w:val="20"/>
              </w:rPr>
              <w:tab/>
              <w:t>leaf parameter2 {</w:t>
            </w:r>
            <w:r w:rsidR="005870A1">
              <w:rPr>
                <w:sz w:val="20"/>
                <w:szCs w:val="20"/>
              </w:rPr>
              <w:br/>
            </w:r>
            <w:r w:rsidR="005870A1">
              <w:rPr>
                <w:sz w:val="20"/>
                <w:szCs w:val="20"/>
              </w:rPr>
              <w:tab/>
            </w:r>
            <w:r w:rsidR="005870A1">
              <w:rPr>
                <w:sz w:val="20"/>
                <w:szCs w:val="20"/>
              </w:rPr>
              <w:tab/>
            </w:r>
            <w:r w:rsidR="005870A1">
              <w:rPr>
                <w:sz w:val="20"/>
                <w:szCs w:val="20"/>
              </w:rPr>
              <w:tab/>
            </w:r>
            <w:r w:rsidR="005870A1">
              <w:rPr>
                <w:sz w:val="20"/>
                <w:szCs w:val="20"/>
              </w:rPr>
              <w:tab/>
            </w:r>
            <w:r w:rsidR="005870A1" w:rsidRPr="005870A1">
              <w:rPr>
                <w:sz w:val="20"/>
                <w:szCs w:val="20"/>
              </w:rPr>
              <w:t xml:space="preserve">type </w:t>
            </w:r>
            <w:proofErr w:type="spellStart"/>
            <w:r w:rsidR="00AB5D5E">
              <w:rPr>
                <w:sz w:val="20"/>
                <w:szCs w:val="20"/>
              </w:rPr>
              <w:t>boolean</w:t>
            </w:r>
            <w:proofErr w:type="spellEnd"/>
            <w:r w:rsidR="005870A1" w:rsidRPr="005870A1">
              <w:rPr>
                <w:sz w:val="20"/>
                <w:szCs w:val="20"/>
              </w:rPr>
              <w:t>;</w:t>
            </w:r>
            <w:r w:rsidR="005870A1">
              <w:rPr>
                <w:sz w:val="20"/>
                <w:szCs w:val="20"/>
              </w:rPr>
              <w:br/>
            </w:r>
            <w:r w:rsidR="005870A1">
              <w:rPr>
                <w:sz w:val="20"/>
                <w:szCs w:val="20"/>
              </w:rPr>
              <w:tab/>
            </w:r>
            <w:r w:rsidR="005870A1">
              <w:rPr>
                <w:sz w:val="20"/>
                <w:szCs w:val="20"/>
              </w:rPr>
              <w:tab/>
            </w:r>
            <w:r w:rsidR="005870A1">
              <w:rPr>
                <w:sz w:val="20"/>
                <w:szCs w:val="20"/>
              </w:rPr>
              <w:tab/>
            </w:r>
            <w:r w:rsidR="005870A1">
              <w:rPr>
                <w:sz w:val="20"/>
                <w:szCs w:val="20"/>
              </w:rPr>
              <w:tab/>
            </w:r>
            <w:r w:rsidR="005870A1" w:rsidRPr="005870A1">
              <w:rPr>
                <w:sz w:val="20"/>
                <w:szCs w:val="20"/>
              </w:rPr>
              <w:t>mandatory true;</w:t>
            </w:r>
            <w:r w:rsidR="005870A1">
              <w:rPr>
                <w:sz w:val="20"/>
                <w:szCs w:val="20"/>
              </w:rPr>
              <w:br/>
            </w:r>
            <w:r w:rsidR="005870A1">
              <w:rPr>
                <w:sz w:val="20"/>
                <w:szCs w:val="20"/>
              </w:rPr>
              <w:tab/>
            </w:r>
            <w:r w:rsidR="005870A1">
              <w:rPr>
                <w:sz w:val="20"/>
                <w:szCs w:val="20"/>
              </w:rPr>
              <w:tab/>
            </w:r>
            <w:r w:rsidR="00DC0B6F">
              <w:rPr>
                <w:sz w:val="20"/>
                <w:szCs w:val="20"/>
              </w:rPr>
              <w:tab/>
            </w:r>
            <w:r w:rsidR="005870A1">
              <w:rPr>
                <w:sz w:val="20"/>
                <w:szCs w:val="20"/>
              </w:rPr>
              <w:t>}</w:t>
            </w:r>
            <w:r w:rsidR="00DC0B6F">
              <w:rPr>
                <w:sz w:val="20"/>
                <w:szCs w:val="20"/>
              </w:rPr>
              <w:br/>
            </w:r>
            <w:r w:rsidR="00DC0B6F">
              <w:rPr>
                <w:sz w:val="20"/>
                <w:szCs w:val="20"/>
              </w:rPr>
              <w:tab/>
            </w:r>
            <w:r w:rsidR="00DC0B6F">
              <w:rPr>
                <w:sz w:val="20"/>
                <w:szCs w:val="20"/>
              </w:rPr>
              <w:tab/>
              <w:t>}</w:t>
            </w:r>
            <w:r w:rsidR="00AB5D5E">
              <w:rPr>
                <w:sz w:val="20"/>
                <w:szCs w:val="20"/>
              </w:rPr>
              <w:br/>
            </w:r>
            <w:r w:rsidR="00AB5D5E" w:rsidRPr="005870A1">
              <w:rPr>
                <w:sz w:val="20"/>
                <w:szCs w:val="20"/>
              </w:rPr>
              <w:tab/>
            </w:r>
            <w:r w:rsidR="00AB5D5E" w:rsidRPr="005870A1">
              <w:rPr>
                <w:sz w:val="20"/>
                <w:szCs w:val="20"/>
              </w:rPr>
              <w:tab/>
            </w:r>
            <w:r w:rsidR="00AB5D5E">
              <w:rPr>
                <w:sz w:val="20"/>
                <w:szCs w:val="20"/>
              </w:rPr>
              <w:t>output {</w:t>
            </w:r>
            <w:r w:rsidR="00AB5D5E">
              <w:rPr>
                <w:sz w:val="20"/>
                <w:szCs w:val="20"/>
              </w:rPr>
              <w:br/>
            </w:r>
            <w:r w:rsidR="00AB5D5E">
              <w:rPr>
                <w:sz w:val="20"/>
                <w:szCs w:val="20"/>
              </w:rPr>
              <w:tab/>
            </w:r>
            <w:r w:rsidR="00AB5D5E">
              <w:rPr>
                <w:sz w:val="20"/>
                <w:szCs w:val="20"/>
              </w:rPr>
              <w:tab/>
            </w:r>
            <w:r w:rsidR="00AB5D5E">
              <w:rPr>
                <w:sz w:val="20"/>
                <w:szCs w:val="20"/>
              </w:rPr>
              <w:tab/>
              <w:t>leaf parameter2 {</w:t>
            </w:r>
            <w:r w:rsidR="00AB5D5E">
              <w:rPr>
                <w:sz w:val="20"/>
                <w:szCs w:val="20"/>
              </w:rPr>
              <w:br/>
            </w:r>
            <w:r w:rsidR="00AB5D5E">
              <w:rPr>
                <w:sz w:val="20"/>
                <w:szCs w:val="20"/>
              </w:rPr>
              <w:tab/>
            </w:r>
            <w:r w:rsidR="00AB5D5E">
              <w:rPr>
                <w:sz w:val="20"/>
                <w:szCs w:val="20"/>
              </w:rPr>
              <w:tab/>
            </w:r>
            <w:r w:rsidR="00AB5D5E">
              <w:rPr>
                <w:sz w:val="20"/>
                <w:szCs w:val="20"/>
              </w:rPr>
              <w:tab/>
            </w:r>
            <w:r w:rsidR="00AB5D5E">
              <w:rPr>
                <w:sz w:val="20"/>
                <w:szCs w:val="20"/>
              </w:rPr>
              <w:tab/>
            </w:r>
            <w:r w:rsidR="00AB5D5E" w:rsidRPr="005870A1">
              <w:rPr>
                <w:sz w:val="20"/>
                <w:szCs w:val="20"/>
              </w:rPr>
              <w:t xml:space="preserve">type </w:t>
            </w:r>
            <w:proofErr w:type="spellStart"/>
            <w:r w:rsidR="00AB5D5E">
              <w:rPr>
                <w:sz w:val="20"/>
                <w:szCs w:val="20"/>
              </w:rPr>
              <w:t>boolean</w:t>
            </w:r>
            <w:proofErr w:type="spellEnd"/>
            <w:r w:rsidR="00AB5D5E" w:rsidRPr="005870A1">
              <w:rPr>
                <w:sz w:val="20"/>
                <w:szCs w:val="20"/>
              </w:rPr>
              <w:t>;</w:t>
            </w:r>
            <w:r w:rsidR="00AB5D5E">
              <w:rPr>
                <w:sz w:val="20"/>
                <w:szCs w:val="20"/>
              </w:rPr>
              <w:br/>
            </w:r>
            <w:r w:rsidR="00AB5D5E">
              <w:rPr>
                <w:sz w:val="20"/>
                <w:szCs w:val="20"/>
              </w:rPr>
              <w:tab/>
            </w:r>
            <w:r w:rsidR="00AB5D5E">
              <w:rPr>
                <w:sz w:val="20"/>
                <w:szCs w:val="20"/>
              </w:rPr>
              <w:tab/>
            </w:r>
            <w:r w:rsidR="00AB5D5E">
              <w:rPr>
                <w:sz w:val="20"/>
                <w:szCs w:val="20"/>
              </w:rPr>
              <w:tab/>
            </w:r>
            <w:r w:rsidR="00AB5D5E">
              <w:rPr>
                <w:sz w:val="20"/>
                <w:szCs w:val="20"/>
              </w:rPr>
              <w:tab/>
            </w:r>
            <w:r w:rsidR="00AB5D5E" w:rsidRPr="005870A1">
              <w:rPr>
                <w:sz w:val="20"/>
                <w:szCs w:val="20"/>
              </w:rPr>
              <w:t>mandatory true;</w:t>
            </w:r>
            <w:r w:rsidR="00AB5D5E">
              <w:rPr>
                <w:sz w:val="20"/>
                <w:szCs w:val="20"/>
              </w:rPr>
              <w:br/>
            </w:r>
            <w:r w:rsidR="00AB5D5E">
              <w:rPr>
                <w:sz w:val="20"/>
                <w:szCs w:val="20"/>
              </w:rPr>
              <w:tab/>
            </w:r>
            <w:r w:rsidR="00AB5D5E">
              <w:rPr>
                <w:sz w:val="20"/>
                <w:szCs w:val="20"/>
              </w:rPr>
              <w:tab/>
            </w:r>
            <w:r w:rsidR="00AB5D5E">
              <w:rPr>
                <w:sz w:val="20"/>
                <w:szCs w:val="20"/>
              </w:rPr>
              <w:tab/>
              <w:t>}</w:t>
            </w:r>
            <w:r w:rsidR="00AB5D5E">
              <w:rPr>
                <w:sz w:val="20"/>
                <w:szCs w:val="20"/>
              </w:rPr>
              <w:br/>
            </w:r>
            <w:r w:rsidR="00AB5D5E">
              <w:rPr>
                <w:sz w:val="20"/>
                <w:szCs w:val="20"/>
              </w:rPr>
              <w:tab/>
            </w:r>
            <w:r w:rsidR="00AB5D5E">
              <w:rPr>
                <w:sz w:val="20"/>
                <w:szCs w:val="20"/>
              </w:rPr>
              <w:tab/>
            </w:r>
            <w:r w:rsidR="00AB5D5E">
              <w:rPr>
                <w:sz w:val="20"/>
                <w:szCs w:val="20"/>
              </w:rPr>
              <w:tab/>
              <w:t>leaf</w:t>
            </w:r>
            <w:r w:rsidR="00355435">
              <w:rPr>
                <w:sz w:val="20"/>
                <w:szCs w:val="20"/>
              </w:rPr>
              <w:t>-list</w:t>
            </w:r>
            <w:r w:rsidR="00AB5D5E">
              <w:rPr>
                <w:sz w:val="20"/>
                <w:szCs w:val="20"/>
              </w:rPr>
              <w:t xml:space="preserve"> parameter3 {</w:t>
            </w:r>
            <w:r w:rsidR="00AB5D5E">
              <w:rPr>
                <w:sz w:val="20"/>
                <w:szCs w:val="20"/>
              </w:rPr>
              <w:br/>
            </w:r>
            <w:r w:rsidR="00AB5D5E">
              <w:rPr>
                <w:sz w:val="20"/>
                <w:szCs w:val="20"/>
              </w:rPr>
              <w:tab/>
            </w:r>
            <w:r w:rsidR="00AB5D5E">
              <w:rPr>
                <w:sz w:val="20"/>
                <w:szCs w:val="20"/>
              </w:rPr>
              <w:tab/>
            </w:r>
            <w:r w:rsidR="00AB5D5E">
              <w:rPr>
                <w:sz w:val="20"/>
                <w:szCs w:val="20"/>
              </w:rPr>
              <w:tab/>
            </w:r>
            <w:r w:rsidR="00AB5D5E">
              <w:rPr>
                <w:sz w:val="20"/>
                <w:szCs w:val="20"/>
              </w:rPr>
              <w:tab/>
            </w:r>
            <w:r w:rsidR="00AB5D5E" w:rsidRPr="005870A1">
              <w:rPr>
                <w:sz w:val="20"/>
                <w:szCs w:val="20"/>
              </w:rPr>
              <w:t xml:space="preserve">type </w:t>
            </w:r>
            <w:r w:rsidR="00AB5D5E">
              <w:rPr>
                <w:sz w:val="20"/>
                <w:szCs w:val="20"/>
              </w:rPr>
              <w:t>int16</w:t>
            </w:r>
            <w:r w:rsidR="00AB5D5E" w:rsidRPr="005870A1">
              <w:rPr>
                <w:sz w:val="20"/>
                <w:szCs w:val="20"/>
              </w:rPr>
              <w:t>;</w:t>
            </w:r>
            <w:r w:rsidR="00AB5D5E">
              <w:rPr>
                <w:sz w:val="20"/>
                <w:szCs w:val="20"/>
              </w:rPr>
              <w:br/>
            </w:r>
            <w:r w:rsidR="00AB5D5E">
              <w:rPr>
                <w:sz w:val="20"/>
                <w:szCs w:val="20"/>
              </w:rPr>
              <w:tab/>
            </w:r>
            <w:r w:rsidR="00AB5D5E">
              <w:rPr>
                <w:sz w:val="20"/>
                <w:szCs w:val="20"/>
              </w:rPr>
              <w:tab/>
            </w:r>
            <w:r w:rsidR="00AB5D5E">
              <w:rPr>
                <w:sz w:val="20"/>
                <w:szCs w:val="20"/>
              </w:rPr>
              <w:tab/>
            </w:r>
            <w:r w:rsidR="00AB5D5E">
              <w:rPr>
                <w:sz w:val="20"/>
                <w:szCs w:val="20"/>
              </w:rPr>
              <w:tab/>
            </w:r>
            <w:r w:rsidR="00AB5D5E" w:rsidRPr="00AB5D5E">
              <w:rPr>
                <w:sz w:val="20"/>
                <w:szCs w:val="20"/>
              </w:rPr>
              <w:t>min-elements</w:t>
            </w:r>
            <w:r w:rsidR="00AB5D5E">
              <w:rPr>
                <w:sz w:val="20"/>
                <w:szCs w:val="20"/>
              </w:rPr>
              <w:t xml:space="preserve"> 3</w:t>
            </w:r>
            <w:r w:rsidR="00AD5F44">
              <w:rPr>
                <w:sz w:val="20"/>
                <w:szCs w:val="20"/>
              </w:rPr>
              <w:t>;</w:t>
            </w:r>
            <w:r w:rsidR="00DC0B6F">
              <w:rPr>
                <w:sz w:val="20"/>
                <w:szCs w:val="20"/>
              </w:rPr>
              <w:tab/>
            </w:r>
            <w:r w:rsidR="00AB5D5E">
              <w:rPr>
                <w:sz w:val="20"/>
                <w:szCs w:val="20"/>
              </w:rPr>
              <w:tab/>
            </w:r>
            <w:r w:rsidR="00AB5D5E">
              <w:rPr>
                <w:sz w:val="20"/>
                <w:szCs w:val="20"/>
              </w:rPr>
              <w:tab/>
              <w:t>}</w:t>
            </w:r>
            <w:r w:rsidR="00DC0B6F">
              <w:rPr>
                <w:sz w:val="20"/>
                <w:szCs w:val="20"/>
              </w:rPr>
              <w:br/>
            </w:r>
            <w:r w:rsidR="00DC0B6F">
              <w:rPr>
                <w:sz w:val="20"/>
                <w:szCs w:val="20"/>
              </w:rPr>
              <w:tab/>
            </w:r>
            <w:r w:rsidR="00DC0B6F">
              <w:rPr>
                <w:sz w:val="20"/>
                <w:szCs w:val="20"/>
              </w:rPr>
              <w:tab/>
              <w:t>}</w:t>
            </w:r>
            <w:r w:rsidR="00AB5D5E">
              <w:rPr>
                <w:sz w:val="20"/>
                <w:szCs w:val="20"/>
              </w:rPr>
              <w:br/>
            </w:r>
            <w:r>
              <w:rPr>
                <w:sz w:val="20"/>
                <w:szCs w:val="20"/>
              </w:rPr>
              <w:tab/>
              <w:t>}</w:t>
            </w:r>
            <w:r>
              <w:rPr>
                <w:sz w:val="20"/>
                <w:szCs w:val="20"/>
              </w:rPr>
              <w:br/>
            </w:r>
            <w:r>
              <w:rPr>
                <w:sz w:val="20"/>
                <w:szCs w:val="20"/>
              </w:rPr>
              <w:tab/>
              <w:t>action operation2 {</w:t>
            </w:r>
            <w:r>
              <w:rPr>
                <w:sz w:val="20"/>
                <w:szCs w:val="20"/>
              </w:rPr>
              <w:br/>
            </w:r>
            <w:r w:rsidR="00AB5D5E">
              <w:rPr>
                <w:sz w:val="20"/>
                <w:szCs w:val="20"/>
              </w:rPr>
              <w:tab/>
            </w:r>
            <w:r w:rsidR="00AB5D5E">
              <w:rPr>
                <w:sz w:val="20"/>
                <w:szCs w:val="20"/>
              </w:rPr>
              <w:tab/>
              <w:t>…</w:t>
            </w:r>
            <w:r w:rsidR="00AB5D5E">
              <w:rPr>
                <w:sz w:val="20"/>
                <w:szCs w:val="20"/>
              </w:rPr>
              <w:br/>
            </w:r>
            <w:r w:rsidR="009E13F9" w:rsidRPr="005870A1">
              <w:rPr>
                <w:sz w:val="20"/>
                <w:szCs w:val="20"/>
              </w:rPr>
              <w:tab/>
            </w:r>
            <w:r w:rsidR="009E13F9" w:rsidRPr="005870A1">
              <w:rPr>
                <w:sz w:val="20"/>
                <w:szCs w:val="20"/>
              </w:rPr>
              <w:tab/>
            </w:r>
            <w:r w:rsidR="009E13F9">
              <w:rPr>
                <w:sz w:val="20"/>
                <w:szCs w:val="20"/>
              </w:rPr>
              <w:t>output {</w:t>
            </w:r>
            <w:r w:rsidR="009E13F9">
              <w:rPr>
                <w:sz w:val="20"/>
                <w:szCs w:val="20"/>
              </w:rPr>
              <w:br/>
            </w:r>
            <w:r w:rsidR="00AB5D5E">
              <w:rPr>
                <w:sz w:val="20"/>
                <w:szCs w:val="20"/>
              </w:rPr>
              <w:tab/>
            </w:r>
            <w:r w:rsidR="00AB5D5E">
              <w:rPr>
                <w:sz w:val="20"/>
                <w:szCs w:val="20"/>
              </w:rPr>
              <w:tab/>
            </w:r>
            <w:r w:rsidR="00AB5D5E">
              <w:rPr>
                <w:sz w:val="20"/>
                <w:szCs w:val="20"/>
              </w:rPr>
              <w:tab/>
              <w:t>leaf</w:t>
            </w:r>
            <w:r w:rsidR="009E13F9">
              <w:rPr>
                <w:sz w:val="20"/>
                <w:szCs w:val="20"/>
              </w:rPr>
              <w:t>-list</w:t>
            </w:r>
            <w:r w:rsidR="00AB5D5E">
              <w:rPr>
                <w:sz w:val="20"/>
                <w:szCs w:val="20"/>
              </w:rPr>
              <w:t xml:space="preserve"> parameter</w:t>
            </w:r>
            <w:r w:rsidR="009E13F9">
              <w:rPr>
                <w:sz w:val="20"/>
                <w:szCs w:val="20"/>
              </w:rPr>
              <w:t>4</w:t>
            </w:r>
            <w:r w:rsidR="00AB5D5E">
              <w:rPr>
                <w:sz w:val="20"/>
                <w:szCs w:val="20"/>
              </w:rPr>
              <w:t xml:space="preserve"> {</w:t>
            </w:r>
            <w:r w:rsidR="00AB5D5E">
              <w:rPr>
                <w:sz w:val="20"/>
                <w:szCs w:val="20"/>
              </w:rPr>
              <w:br/>
            </w:r>
            <w:r w:rsidR="00AB5D5E">
              <w:rPr>
                <w:sz w:val="20"/>
                <w:szCs w:val="20"/>
              </w:rPr>
              <w:tab/>
            </w:r>
            <w:r w:rsidR="00AB5D5E">
              <w:rPr>
                <w:sz w:val="20"/>
                <w:szCs w:val="20"/>
              </w:rPr>
              <w:tab/>
            </w:r>
            <w:r w:rsidR="00AB5D5E">
              <w:rPr>
                <w:sz w:val="20"/>
                <w:szCs w:val="20"/>
              </w:rPr>
              <w:tab/>
            </w:r>
            <w:r w:rsidR="00AB5D5E">
              <w:rPr>
                <w:sz w:val="20"/>
                <w:szCs w:val="20"/>
              </w:rPr>
              <w:tab/>
            </w:r>
            <w:r w:rsidR="00AB5D5E" w:rsidRPr="005870A1">
              <w:rPr>
                <w:sz w:val="20"/>
                <w:szCs w:val="20"/>
              </w:rPr>
              <w:t xml:space="preserve">type </w:t>
            </w:r>
            <w:r w:rsidR="009E13F9">
              <w:rPr>
                <w:sz w:val="20"/>
                <w:szCs w:val="20"/>
              </w:rPr>
              <w:t>string</w:t>
            </w:r>
            <w:r w:rsidR="00AB5D5E" w:rsidRPr="005870A1">
              <w:rPr>
                <w:sz w:val="20"/>
                <w:szCs w:val="20"/>
              </w:rPr>
              <w:t>;</w:t>
            </w:r>
            <w:r w:rsidR="009E13F9">
              <w:rPr>
                <w:sz w:val="20"/>
                <w:szCs w:val="20"/>
              </w:rPr>
              <w:br/>
            </w:r>
            <w:r w:rsidR="009E13F9">
              <w:rPr>
                <w:sz w:val="20"/>
                <w:szCs w:val="20"/>
              </w:rPr>
              <w:tab/>
            </w:r>
            <w:r w:rsidR="009E13F9">
              <w:rPr>
                <w:sz w:val="20"/>
                <w:szCs w:val="20"/>
              </w:rPr>
              <w:tab/>
            </w:r>
            <w:r w:rsidR="009E13F9">
              <w:rPr>
                <w:sz w:val="20"/>
                <w:szCs w:val="20"/>
              </w:rPr>
              <w:tab/>
              <w:t>}</w:t>
            </w:r>
            <w:r w:rsidR="009E13F9">
              <w:rPr>
                <w:sz w:val="20"/>
                <w:szCs w:val="20"/>
              </w:rPr>
              <w:br/>
            </w:r>
            <w:r w:rsidR="00AB5D5E">
              <w:rPr>
                <w:sz w:val="20"/>
                <w:szCs w:val="20"/>
              </w:rPr>
              <w:tab/>
            </w:r>
            <w:r w:rsidR="00AB5D5E">
              <w:rPr>
                <w:sz w:val="20"/>
                <w:szCs w:val="20"/>
              </w:rPr>
              <w:tab/>
              <w:t>}</w:t>
            </w:r>
            <w:r w:rsidR="00AB5D5E">
              <w:rPr>
                <w:sz w:val="20"/>
                <w:szCs w:val="20"/>
              </w:rPr>
              <w:br/>
            </w:r>
            <w:r w:rsidR="00AB5D5E">
              <w:rPr>
                <w:sz w:val="20"/>
                <w:szCs w:val="20"/>
              </w:rPr>
              <w:tab/>
              <w:t>}</w:t>
            </w:r>
            <w:r w:rsidR="00AB5D5E">
              <w:rPr>
                <w:sz w:val="20"/>
                <w:szCs w:val="20"/>
              </w:rPr>
              <w:br/>
            </w:r>
            <w:r>
              <w:rPr>
                <w:sz w:val="20"/>
                <w:szCs w:val="20"/>
              </w:rPr>
              <w:t>}</w:t>
            </w:r>
          </w:p>
        </w:tc>
      </w:tr>
    </w:tbl>
    <w:p w:rsidR="002B7DFC" w:rsidRDefault="002B7DFC" w:rsidP="002B7DFC"/>
    <w:p w:rsidR="002B7DFC" w:rsidRDefault="002B7DFC" w:rsidP="009B6F01">
      <w:pPr>
        <w:pStyle w:val="berschrift2"/>
      </w:pPr>
      <w:bookmarkStart w:id="330" w:name="_Ref421702051"/>
      <w:bookmarkStart w:id="331" w:name="_Toc430330730"/>
      <w:r w:rsidRPr="002B7DFC">
        <w:t>Mapping of Notifications</w:t>
      </w:r>
      <w:bookmarkEnd w:id="330"/>
      <w:bookmarkEnd w:id="331"/>
    </w:p>
    <w:p w:rsidR="002B7DFC" w:rsidRDefault="002B7DFC" w:rsidP="002B7DFC"/>
    <w:p w:rsidR="00F70C2E" w:rsidRDefault="00F70C2E" w:rsidP="009B6F01">
      <w:pPr>
        <w:pStyle w:val="TableCaption"/>
        <w:outlineLvl w:val="0"/>
      </w:pPr>
      <w:bookmarkStart w:id="332" w:name="_Toc420597479"/>
      <w:bookmarkStart w:id="333" w:name="_Toc430330778"/>
      <w:r>
        <w:t xml:space="preserve">Table </w:t>
      </w:r>
      <w:r w:rsidR="009D680C">
        <w:fldChar w:fldCharType="begin"/>
      </w:r>
      <w:r w:rsidR="00A0446F">
        <w:instrText xml:space="preserve"> STYLEREF 1 \s </w:instrText>
      </w:r>
      <w:r w:rsidR="009D680C">
        <w:fldChar w:fldCharType="separate"/>
      </w:r>
      <w:r w:rsidR="00984456">
        <w:rPr>
          <w:noProof/>
        </w:rPr>
        <w:t>4</w:t>
      </w:r>
      <w:r w:rsidR="009D680C">
        <w:fldChar w:fldCharType="end"/>
      </w:r>
      <w:r>
        <w:t>.</w:t>
      </w:r>
      <w:r w:rsidR="009D680C">
        <w:fldChar w:fldCharType="begin"/>
      </w:r>
      <w:r w:rsidR="00A0446F">
        <w:instrText xml:space="preserve"> SEQ Table \* ARABIC \s 1 </w:instrText>
      </w:r>
      <w:r w:rsidR="009D680C">
        <w:fldChar w:fldCharType="separate"/>
      </w:r>
      <w:ins w:id="334" w:author="Bernd" w:date="2015-09-18T08:59:00Z">
        <w:r w:rsidR="00984456">
          <w:rPr>
            <w:noProof/>
          </w:rPr>
          <w:t>25</w:t>
        </w:r>
      </w:ins>
      <w:del w:id="335" w:author="Bernd" w:date="2015-09-11T06:00:00Z">
        <w:r w:rsidR="00745A31" w:rsidDel="00D948E4">
          <w:rPr>
            <w:noProof/>
          </w:rPr>
          <w:delText>20</w:delText>
        </w:r>
      </w:del>
      <w:r w:rsidR="009D680C">
        <w:fldChar w:fldCharType="end"/>
      </w:r>
      <w:r>
        <w:t>: Notification Mapping</w:t>
      </w:r>
      <w:bookmarkEnd w:id="332"/>
      <w:bookmarkEnd w:id="333"/>
    </w:p>
    <w:tbl>
      <w:tblPr>
        <w:tblStyle w:val="Tabellengitternetz"/>
        <w:tblW w:w="0" w:type="auto"/>
        <w:tblLook w:val="04A0"/>
      </w:tblPr>
      <w:tblGrid>
        <w:gridCol w:w="2429"/>
        <w:gridCol w:w="3615"/>
        <w:gridCol w:w="3532"/>
      </w:tblGrid>
      <w:tr w:rsidR="00A652F6" w:rsidRPr="006A6976" w:rsidTr="00C02773">
        <w:tc>
          <w:tcPr>
            <w:tcW w:w="9576" w:type="dxa"/>
            <w:gridSpan w:val="3"/>
            <w:shd w:val="clear" w:color="auto" w:fill="BAE3A7" w:themeFill="accent5" w:themeFillTint="66"/>
          </w:tcPr>
          <w:p w:rsidR="00A652F6" w:rsidRPr="006A6976" w:rsidRDefault="00A652F6" w:rsidP="00FA7FD3">
            <w:pPr>
              <w:jc w:val="center"/>
              <w:rPr>
                <w:szCs w:val="24"/>
              </w:rPr>
            </w:pPr>
            <w:r w:rsidRPr="006A6976">
              <w:rPr>
                <w:szCs w:val="24"/>
              </w:rPr>
              <w:t xml:space="preserve">Signal </w:t>
            </w:r>
            <w:r w:rsidRPr="006A6976">
              <w:rPr>
                <w:szCs w:val="24"/>
              </w:rPr>
              <w:sym w:font="Wingdings" w:char="F0E0"/>
            </w:r>
            <w:r w:rsidRPr="006A6976">
              <w:rPr>
                <w:szCs w:val="24"/>
              </w:rPr>
              <w:t xml:space="preserve"> “notification“ statement</w:t>
            </w:r>
          </w:p>
        </w:tc>
      </w:tr>
      <w:tr w:rsidR="00A652F6" w:rsidRPr="006A6976" w:rsidTr="00C02773">
        <w:tc>
          <w:tcPr>
            <w:tcW w:w="2429" w:type="dxa"/>
            <w:shd w:val="clear" w:color="auto" w:fill="EEF1A5" w:themeFill="accent2" w:themeFillTint="66"/>
          </w:tcPr>
          <w:p w:rsidR="00A652F6" w:rsidRPr="006A6976" w:rsidRDefault="00A652F6" w:rsidP="00B50A80">
            <w:pPr>
              <w:rPr>
                <w:szCs w:val="24"/>
              </w:rPr>
            </w:pPr>
            <w:r w:rsidRPr="006A6976">
              <w:rPr>
                <w:szCs w:val="24"/>
              </w:rPr>
              <w:t>UML Artifact</w:t>
            </w:r>
          </w:p>
        </w:tc>
        <w:tc>
          <w:tcPr>
            <w:tcW w:w="3615" w:type="dxa"/>
            <w:shd w:val="clear" w:color="auto" w:fill="7BEFFF" w:themeFill="accent1" w:themeFillTint="66"/>
          </w:tcPr>
          <w:p w:rsidR="00A652F6" w:rsidRPr="006A6976" w:rsidRDefault="00A652F6" w:rsidP="00B50A80">
            <w:pPr>
              <w:rPr>
                <w:szCs w:val="24"/>
              </w:rPr>
            </w:pPr>
            <w:r w:rsidRPr="006A6976">
              <w:rPr>
                <w:szCs w:val="24"/>
              </w:rPr>
              <w:t>YANG Artifact</w:t>
            </w:r>
          </w:p>
        </w:tc>
        <w:tc>
          <w:tcPr>
            <w:tcW w:w="3532" w:type="dxa"/>
            <w:shd w:val="clear" w:color="auto" w:fill="D9D9D9" w:themeFill="background1" w:themeFillShade="D9"/>
          </w:tcPr>
          <w:p w:rsidR="00A652F6" w:rsidRPr="006A6976" w:rsidRDefault="00A652F6" w:rsidP="00B50A80">
            <w:pPr>
              <w:rPr>
                <w:szCs w:val="24"/>
              </w:rPr>
            </w:pPr>
            <w:r w:rsidRPr="006A6976">
              <w:rPr>
                <w:szCs w:val="24"/>
              </w:rPr>
              <w:t>Comments</w:t>
            </w:r>
          </w:p>
        </w:tc>
      </w:tr>
      <w:tr w:rsidR="00A652F6" w:rsidRPr="006A6976" w:rsidTr="006A6976">
        <w:trPr>
          <w:tblHeader w:val="off"/>
        </w:trPr>
        <w:tc>
          <w:tcPr>
            <w:tcW w:w="2429" w:type="dxa"/>
            <w:shd w:val="clear" w:color="auto" w:fill="F6F8D2" w:themeFill="accent2" w:themeFillTint="33"/>
          </w:tcPr>
          <w:p w:rsidR="00A652F6" w:rsidRPr="006A6976" w:rsidRDefault="00A652F6" w:rsidP="00B50A80">
            <w:pPr>
              <w:rPr>
                <w:szCs w:val="24"/>
              </w:rPr>
            </w:pPr>
            <w:r w:rsidRPr="006A6976">
              <w:rPr>
                <w:szCs w:val="24"/>
              </w:rPr>
              <w:t>documentation</w:t>
            </w:r>
          </w:p>
        </w:tc>
        <w:tc>
          <w:tcPr>
            <w:tcW w:w="3615" w:type="dxa"/>
            <w:shd w:val="clear" w:color="auto" w:fill="BDF7FF" w:themeFill="accent1" w:themeFillTint="33"/>
          </w:tcPr>
          <w:p w:rsidR="00A652F6" w:rsidRPr="006A6976" w:rsidRDefault="00A652F6" w:rsidP="00B50A80">
            <w:pPr>
              <w:rPr>
                <w:szCs w:val="24"/>
              </w:rPr>
            </w:pPr>
            <w:r w:rsidRPr="006A6976">
              <w:rPr>
                <w:szCs w:val="24"/>
              </w:rPr>
              <w:t xml:space="preserve">“description” </w:t>
            </w:r>
            <w:proofErr w:type="spellStart"/>
            <w:r w:rsidRPr="006A6976">
              <w:rPr>
                <w:szCs w:val="24"/>
              </w:rPr>
              <w:t>substatement</w:t>
            </w:r>
            <w:proofErr w:type="spellEnd"/>
          </w:p>
        </w:tc>
        <w:tc>
          <w:tcPr>
            <w:tcW w:w="3532" w:type="dxa"/>
          </w:tcPr>
          <w:p w:rsidR="00A652F6" w:rsidRPr="006A6976" w:rsidRDefault="00A652F6" w:rsidP="00B50A80">
            <w:pPr>
              <w:rPr>
                <w:szCs w:val="24"/>
              </w:rPr>
            </w:pPr>
          </w:p>
        </w:tc>
      </w:tr>
      <w:tr w:rsidR="002256E9" w:rsidRPr="006A6976" w:rsidTr="003C1A40">
        <w:trPr>
          <w:tblHeader w:val="off"/>
        </w:trPr>
        <w:tc>
          <w:tcPr>
            <w:tcW w:w="2429" w:type="dxa"/>
            <w:shd w:val="clear" w:color="auto" w:fill="F6F8D2" w:themeFill="accent2" w:themeFillTint="33"/>
          </w:tcPr>
          <w:p w:rsidR="002256E9" w:rsidRPr="006A6976" w:rsidRDefault="002256E9" w:rsidP="00B9286F">
            <w:pPr>
              <w:rPr>
                <w:szCs w:val="24"/>
              </w:rPr>
            </w:pPr>
            <w:r w:rsidRPr="004919D2">
              <w:rPr>
                <w:szCs w:val="24"/>
              </w:rPr>
              <w:t>support</w:t>
            </w:r>
          </w:p>
        </w:tc>
        <w:tc>
          <w:tcPr>
            <w:tcW w:w="3615" w:type="dxa"/>
            <w:vMerge w:val="restart"/>
            <w:shd w:val="clear" w:color="auto" w:fill="BDF7FF" w:themeFill="accent1" w:themeFillTint="33"/>
          </w:tcPr>
          <w:p w:rsidR="002256E9" w:rsidRPr="006A6976" w:rsidRDefault="002256E9" w:rsidP="002256E9">
            <w:pPr>
              <w:rPr>
                <w:szCs w:val="24"/>
              </w:rPr>
            </w:pPr>
            <w:r w:rsidRPr="004919D2">
              <w:rPr>
                <w:szCs w:val="24"/>
              </w:rPr>
              <w:t xml:space="preserve">“if-feature” </w:t>
            </w:r>
            <w:proofErr w:type="spellStart"/>
            <w:r w:rsidRPr="004919D2">
              <w:rPr>
                <w:szCs w:val="24"/>
              </w:rPr>
              <w:t>substatement</w:t>
            </w:r>
            <w:proofErr w:type="spellEnd"/>
          </w:p>
        </w:tc>
        <w:tc>
          <w:tcPr>
            <w:tcW w:w="3532" w:type="dxa"/>
            <w:vMerge w:val="restart"/>
          </w:tcPr>
          <w:p w:rsidR="002256E9" w:rsidRPr="006A6976" w:rsidRDefault="002256E9" w:rsidP="00B9286F">
            <w:pPr>
              <w:rPr>
                <w:szCs w:val="24"/>
              </w:rPr>
            </w:pPr>
            <w:r w:rsidRPr="002256E9">
              <w:rPr>
                <w:szCs w:val="24"/>
              </w:rPr>
              <w:t>Support and condition belong together. If the “support” is conditional, then the “condition” explains the conditions under which the class has to be supported.</w:t>
            </w:r>
          </w:p>
        </w:tc>
      </w:tr>
      <w:tr w:rsidR="002256E9" w:rsidRPr="006A6976" w:rsidTr="003C1A40">
        <w:trPr>
          <w:tblHeader w:val="off"/>
        </w:trPr>
        <w:tc>
          <w:tcPr>
            <w:tcW w:w="2429" w:type="dxa"/>
            <w:shd w:val="clear" w:color="auto" w:fill="F6F8D2" w:themeFill="accent2" w:themeFillTint="33"/>
          </w:tcPr>
          <w:p w:rsidR="002256E9" w:rsidRPr="006A6976" w:rsidRDefault="002256E9" w:rsidP="00B9286F">
            <w:pPr>
              <w:rPr>
                <w:szCs w:val="24"/>
              </w:rPr>
            </w:pPr>
            <w:r w:rsidRPr="004919D2">
              <w:rPr>
                <w:szCs w:val="24"/>
              </w:rPr>
              <w:t>condition</w:t>
            </w:r>
          </w:p>
        </w:tc>
        <w:tc>
          <w:tcPr>
            <w:tcW w:w="3615" w:type="dxa"/>
            <w:vMerge/>
            <w:shd w:val="clear" w:color="auto" w:fill="BDF7FF" w:themeFill="accent1" w:themeFillTint="33"/>
          </w:tcPr>
          <w:p w:rsidR="002256E9" w:rsidRPr="006A6976" w:rsidRDefault="002256E9" w:rsidP="00B9286F">
            <w:pPr>
              <w:rPr>
                <w:szCs w:val="24"/>
              </w:rPr>
            </w:pPr>
          </w:p>
        </w:tc>
        <w:tc>
          <w:tcPr>
            <w:tcW w:w="3532" w:type="dxa"/>
            <w:vMerge/>
          </w:tcPr>
          <w:p w:rsidR="002256E9" w:rsidRPr="006A6976" w:rsidRDefault="002256E9" w:rsidP="00B9286F">
            <w:pPr>
              <w:rPr>
                <w:szCs w:val="24"/>
              </w:rPr>
            </w:pPr>
          </w:p>
        </w:tc>
      </w:tr>
      <w:tr w:rsidR="006A6976" w:rsidRPr="006A6976" w:rsidTr="003C1A40">
        <w:trPr>
          <w:tblHeader w:val="off"/>
        </w:trPr>
        <w:tc>
          <w:tcPr>
            <w:tcW w:w="2429" w:type="dxa"/>
            <w:shd w:val="clear" w:color="auto" w:fill="F6F8D2" w:themeFill="accent2" w:themeFillTint="33"/>
          </w:tcPr>
          <w:p w:rsidR="006A6976" w:rsidRPr="006A6976" w:rsidRDefault="006A6976" w:rsidP="00B9286F">
            <w:pPr>
              <w:rPr>
                <w:szCs w:val="24"/>
              </w:rPr>
            </w:pPr>
            <w:r>
              <w:rPr>
                <w:szCs w:val="24"/>
              </w:rPr>
              <w:lastRenderedPageBreak/>
              <w:t xml:space="preserve">see section </w:t>
            </w:r>
            <w:fldSimple w:instr=" REF _Ref420586532 \r \h  \* MERGEFORMAT ">
              <w:r w:rsidR="00745A31" w:rsidRPr="00745A31">
                <w:rPr>
                  <w:szCs w:val="24"/>
                </w:rPr>
                <w:t>5.3</w:t>
              </w:r>
            </w:fldSimple>
          </w:p>
        </w:tc>
        <w:tc>
          <w:tcPr>
            <w:tcW w:w="3615" w:type="dxa"/>
            <w:shd w:val="clear" w:color="auto" w:fill="BDF7FF" w:themeFill="accent1" w:themeFillTint="33"/>
          </w:tcPr>
          <w:p w:rsidR="006A6976" w:rsidRPr="006A6976" w:rsidRDefault="006A6976" w:rsidP="00B9286F">
            <w:pPr>
              <w:rPr>
                <w:szCs w:val="24"/>
              </w:rPr>
            </w:pPr>
            <w:r>
              <w:rPr>
                <w:szCs w:val="24"/>
              </w:rPr>
              <w:t xml:space="preserve">“choice” </w:t>
            </w:r>
            <w:proofErr w:type="spellStart"/>
            <w:r>
              <w:rPr>
                <w:szCs w:val="24"/>
              </w:rPr>
              <w:t>sub</w:t>
            </w:r>
            <w:r w:rsidRPr="00205C12">
              <w:rPr>
                <w:szCs w:val="24"/>
              </w:rPr>
              <w:t>statement</w:t>
            </w:r>
            <w:proofErr w:type="spellEnd"/>
          </w:p>
        </w:tc>
        <w:tc>
          <w:tcPr>
            <w:tcW w:w="3532" w:type="dxa"/>
          </w:tcPr>
          <w:p w:rsidR="006A6976" w:rsidRPr="006A6976" w:rsidRDefault="006A6976" w:rsidP="00B9286F">
            <w:pPr>
              <w:rPr>
                <w:szCs w:val="24"/>
              </w:rPr>
            </w:pPr>
          </w:p>
        </w:tc>
      </w:tr>
      <w:tr w:rsidR="006A6976" w:rsidRPr="006A6976" w:rsidTr="003C1A40">
        <w:trPr>
          <w:tblHeader w:val="off"/>
        </w:trPr>
        <w:tc>
          <w:tcPr>
            <w:tcW w:w="2429" w:type="dxa"/>
            <w:shd w:val="clear" w:color="auto" w:fill="F6F8D2" w:themeFill="accent2" w:themeFillTint="33"/>
          </w:tcPr>
          <w:p w:rsidR="006A6976" w:rsidRPr="006A6976" w:rsidRDefault="00E33DAC" w:rsidP="00E33DAC">
            <w:pPr>
              <w:rPr>
                <w:szCs w:val="24"/>
              </w:rPr>
            </w:pPr>
            <w:commentRangeStart w:id="336"/>
            <w:r w:rsidRPr="00224E69">
              <w:rPr>
                <w:szCs w:val="24"/>
                <w:highlight w:val="yellow"/>
              </w:rPr>
              <w:t xml:space="preserve">error </w:t>
            </w:r>
            <w:commentRangeEnd w:id="336"/>
            <w:r>
              <w:rPr>
                <w:rStyle w:val="Kommentarzeichen"/>
              </w:rPr>
              <w:commentReference w:id="336"/>
            </w:r>
            <w:r w:rsidRPr="00224E69">
              <w:rPr>
                <w:szCs w:val="24"/>
                <w:highlight w:val="yellow"/>
              </w:rPr>
              <w:t>notification?</w:t>
            </w:r>
          </w:p>
        </w:tc>
        <w:tc>
          <w:tcPr>
            <w:tcW w:w="3615" w:type="dxa"/>
            <w:shd w:val="clear" w:color="auto" w:fill="BDF7FF" w:themeFill="accent1" w:themeFillTint="33"/>
          </w:tcPr>
          <w:p w:rsidR="006A6976" w:rsidRPr="006A6976" w:rsidRDefault="006A6976" w:rsidP="00B9286F">
            <w:pPr>
              <w:rPr>
                <w:szCs w:val="24"/>
              </w:rPr>
            </w:pPr>
            <w:r>
              <w:rPr>
                <w:szCs w:val="24"/>
              </w:rPr>
              <w:t xml:space="preserve">“must” </w:t>
            </w:r>
            <w:proofErr w:type="spellStart"/>
            <w:r>
              <w:rPr>
                <w:szCs w:val="24"/>
              </w:rPr>
              <w:t>sub</w:t>
            </w:r>
            <w:r w:rsidRPr="00205C12">
              <w:rPr>
                <w:szCs w:val="24"/>
              </w:rPr>
              <w:t>statement</w:t>
            </w:r>
            <w:proofErr w:type="spellEnd"/>
          </w:p>
        </w:tc>
        <w:tc>
          <w:tcPr>
            <w:tcW w:w="3532" w:type="dxa"/>
          </w:tcPr>
          <w:p w:rsidR="006A6976" w:rsidRPr="006A6976" w:rsidRDefault="006A6976" w:rsidP="00B9286F">
            <w:pPr>
              <w:rPr>
                <w:szCs w:val="24"/>
              </w:rPr>
            </w:pPr>
          </w:p>
        </w:tc>
      </w:tr>
      <w:tr w:rsidR="00AE504F" w:rsidRPr="006A6976" w:rsidTr="003C1A40">
        <w:trPr>
          <w:tblHeader w:val="off"/>
        </w:trPr>
        <w:tc>
          <w:tcPr>
            <w:tcW w:w="2429" w:type="dxa"/>
            <w:shd w:val="clear" w:color="auto" w:fill="F6F8D2" w:themeFill="accent2" w:themeFillTint="33"/>
          </w:tcPr>
          <w:p w:rsidR="00AE504F" w:rsidRPr="006A6976" w:rsidRDefault="00AE504F" w:rsidP="00B9286F">
            <w:pPr>
              <w:rPr>
                <w:szCs w:val="24"/>
              </w:rPr>
            </w:pPr>
            <w:r w:rsidRPr="00224E69">
              <w:rPr>
                <w:szCs w:val="24"/>
                <w:highlight w:val="yellow"/>
              </w:rPr>
              <w:t>hyperlink?</w:t>
            </w:r>
          </w:p>
        </w:tc>
        <w:tc>
          <w:tcPr>
            <w:tcW w:w="3615" w:type="dxa"/>
            <w:shd w:val="clear" w:color="auto" w:fill="BDF7FF" w:themeFill="accent1" w:themeFillTint="33"/>
          </w:tcPr>
          <w:p w:rsidR="00AE504F" w:rsidRPr="006A6976" w:rsidRDefault="00AE504F" w:rsidP="00B9286F">
            <w:pPr>
              <w:rPr>
                <w:szCs w:val="24"/>
              </w:rPr>
            </w:pPr>
            <w:r>
              <w:rPr>
                <w:szCs w:val="24"/>
              </w:rPr>
              <w:t xml:space="preserve">“reference” </w:t>
            </w:r>
            <w:proofErr w:type="spellStart"/>
            <w:r>
              <w:rPr>
                <w:szCs w:val="24"/>
              </w:rPr>
              <w:t>sub</w:t>
            </w:r>
            <w:r w:rsidRPr="00205C12">
              <w:rPr>
                <w:szCs w:val="24"/>
              </w:rPr>
              <w:t>statement</w:t>
            </w:r>
            <w:proofErr w:type="spellEnd"/>
          </w:p>
        </w:tc>
        <w:tc>
          <w:tcPr>
            <w:tcW w:w="3532" w:type="dxa"/>
          </w:tcPr>
          <w:p w:rsidR="00AE504F" w:rsidRPr="006A6976" w:rsidRDefault="00AE504F" w:rsidP="00B9286F">
            <w:pPr>
              <w:rPr>
                <w:szCs w:val="24"/>
              </w:rPr>
            </w:pPr>
            <w:r>
              <w:rPr>
                <w:szCs w:val="24"/>
              </w:rPr>
              <w:t>Papyrus doesn’t support hyperlinks</w:t>
            </w:r>
          </w:p>
        </w:tc>
      </w:tr>
      <w:tr w:rsidR="00AE504F" w:rsidRPr="006A6976" w:rsidTr="003C1A40">
        <w:trPr>
          <w:tblHeader w:val="off"/>
        </w:trPr>
        <w:tc>
          <w:tcPr>
            <w:tcW w:w="2429" w:type="dxa"/>
            <w:shd w:val="clear" w:color="auto" w:fill="F6F8D2" w:themeFill="accent2" w:themeFillTint="33"/>
          </w:tcPr>
          <w:p w:rsidR="00AE504F" w:rsidRPr="006A6976" w:rsidRDefault="00AE504F" w:rsidP="00B9286F">
            <w:pPr>
              <w:rPr>
                <w:szCs w:val="24"/>
              </w:rPr>
            </w:pPr>
            <w:r>
              <w:rPr>
                <w:szCs w:val="24"/>
              </w:rPr>
              <w:t>lifecycle stereotypes</w:t>
            </w:r>
          </w:p>
        </w:tc>
        <w:tc>
          <w:tcPr>
            <w:tcW w:w="3615" w:type="dxa"/>
            <w:shd w:val="clear" w:color="auto" w:fill="BDF7FF" w:themeFill="accent1" w:themeFillTint="33"/>
          </w:tcPr>
          <w:p w:rsidR="00AE504F" w:rsidRPr="006A6976" w:rsidRDefault="00AE504F" w:rsidP="00B9286F">
            <w:pPr>
              <w:rPr>
                <w:szCs w:val="24"/>
              </w:rPr>
            </w:pPr>
            <w:r w:rsidRPr="00C27849">
              <w:rPr>
                <w:szCs w:val="24"/>
              </w:rPr>
              <w:t>“</w:t>
            </w:r>
            <w:r>
              <w:rPr>
                <w:szCs w:val="24"/>
              </w:rPr>
              <w:t>status</w:t>
            </w:r>
            <w:r w:rsidRPr="00C27849">
              <w:rPr>
                <w:szCs w:val="24"/>
              </w:rPr>
              <w:t xml:space="preserve">” </w:t>
            </w:r>
            <w:proofErr w:type="spellStart"/>
            <w:r w:rsidRPr="00C27849">
              <w:rPr>
                <w:szCs w:val="24"/>
              </w:rPr>
              <w:t>substatement</w:t>
            </w:r>
            <w:proofErr w:type="spellEnd"/>
          </w:p>
        </w:tc>
        <w:tc>
          <w:tcPr>
            <w:tcW w:w="3532" w:type="dxa"/>
          </w:tcPr>
          <w:p w:rsidR="00AE504F" w:rsidRPr="006A6976" w:rsidRDefault="00AE504F" w:rsidP="00B9286F">
            <w:pPr>
              <w:rPr>
                <w:szCs w:val="24"/>
              </w:rPr>
            </w:pPr>
            <w:r w:rsidRPr="00205C12">
              <w:rPr>
                <w:szCs w:val="24"/>
              </w:rPr>
              <w:t>"current", "deprecated", "obsolete"</w:t>
            </w:r>
            <w:r>
              <w:rPr>
                <w:szCs w:val="24"/>
              </w:rPr>
              <w:t>, default = current</w:t>
            </w:r>
          </w:p>
        </w:tc>
      </w:tr>
      <w:tr w:rsidR="00C02773" w:rsidRPr="006A6976" w:rsidTr="00834E43">
        <w:trPr>
          <w:tblHeader w:val="off"/>
        </w:trPr>
        <w:tc>
          <w:tcPr>
            <w:tcW w:w="2429" w:type="dxa"/>
            <w:shd w:val="clear" w:color="auto" w:fill="F6F8D2" w:themeFill="accent2" w:themeFillTint="33"/>
          </w:tcPr>
          <w:p w:rsidR="00C02773" w:rsidRPr="006A6976" w:rsidRDefault="00C02773" w:rsidP="00834E43">
            <w:pPr>
              <w:rPr>
                <w:szCs w:val="24"/>
              </w:rPr>
            </w:pPr>
            <w:r>
              <w:rPr>
                <w:szCs w:val="24"/>
              </w:rPr>
              <w:t>attributes</w:t>
            </w:r>
          </w:p>
        </w:tc>
        <w:tc>
          <w:tcPr>
            <w:tcW w:w="3615" w:type="dxa"/>
            <w:shd w:val="clear" w:color="auto" w:fill="BDF7FF" w:themeFill="accent1" w:themeFillTint="33"/>
          </w:tcPr>
          <w:p w:rsidR="00C02773" w:rsidRPr="006A6976" w:rsidRDefault="00C02773" w:rsidP="00834E43">
            <w:pPr>
              <w:rPr>
                <w:szCs w:val="24"/>
              </w:rPr>
            </w:pPr>
            <w:r w:rsidRPr="00A652F6">
              <w:rPr>
                <w:szCs w:val="24"/>
              </w:rPr>
              <w:t xml:space="preserve">see mapping of attribute types (grouping, leaf, leaf-list, </w:t>
            </w:r>
            <w:r>
              <w:rPr>
                <w:szCs w:val="24"/>
              </w:rPr>
              <w:t xml:space="preserve">container, </w:t>
            </w:r>
            <w:r w:rsidRPr="00A652F6">
              <w:rPr>
                <w:szCs w:val="24"/>
              </w:rPr>
              <w:t xml:space="preserve">list, </w:t>
            </w:r>
            <w:proofErr w:type="spellStart"/>
            <w:r w:rsidRPr="00A652F6">
              <w:rPr>
                <w:szCs w:val="24"/>
              </w:rPr>
              <w:t>typedef</w:t>
            </w:r>
            <w:proofErr w:type="spellEnd"/>
            <w:r w:rsidRPr="00A652F6">
              <w:rPr>
                <w:szCs w:val="24"/>
              </w:rPr>
              <w:t>, uses)</w:t>
            </w:r>
          </w:p>
        </w:tc>
        <w:tc>
          <w:tcPr>
            <w:tcW w:w="3532" w:type="dxa"/>
          </w:tcPr>
          <w:p w:rsidR="00C02773" w:rsidRPr="006A6976" w:rsidRDefault="00C02773" w:rsidP="00834E43">
            <w:pPr>
              <w:rPr>
                <w:szCs w:val="24"/>
              </w:rPr>
            </w:pPr>
          </w:p>
        </w:tc>
      </w:tr>
      <w:tr w:rsidR="00AE504F" w:rsidRPr="006A6976" w:rsidTr="003C1A40">
        <w:trPr>
          <w:tblHeader w:val="off"/>
        </w:trPr>
        <w:tc>
          <w:tcPr>
            <w:tcW w:w="2429" w:type="dxa"/>
            <w:shd w:val="clear" w:color="auto" w:fill="F6F8D2" w:themeFill="accent2" w:themeFillTint="33"/>
          </w:tcPr>
          <w:p w:rsidR="00AE504F" w:rsidRPr="006A6976" w:rsidRDefault="00AE504F" w:rsidP="00B9286F">
            <w:pPr>
              <w:rPr>
                <w:szCs w:val="24"/>
              </w:rPr>
            </w:pPr>
            <w:r>
              <w:rPr>
                <w:szCs w:val="24"/>
              </w:rPr>
              <w:t>complex attribute</w:t>
            </w:r>
          </w:p>
        </w:tc>
        <w:tc>
          <w:tcPr>
            <w:tcW w:w="3615" w:type="dxa"/>
            <w:shd w:val="clear" w:color="auto" w:fill="BDF7FF" w:themeFill="accent1" w:themeFillTint="33"/>
          </w:tcPr>
          <w:p w:rsidR="00AE504F" w:rsidRPr="006A6976" w:rsidRDefault="00AE504F" w:rsidP="00B9286F">
            <w:pPr>
              <w:rPr>
                <w:szCs w:val="24"/>
              </w:rPr>
            </w:pPr>
            <w:r>
              <w:rPr>
                <w:szCs w:val="24"/>
              </w:rPr>
              <w:t xml:space="preserve">“uses” </w:t>
            </w:r>
            <w:proofErr w:type="spellStart"/>
            <w:r>
              <w:rPr>
                <w:szCs w:val="24"/>
              </w:rPr>
              <w:t>sub</w:t>
            </w:r>
            <w:r w:rsidRPr="00205C12">
              <w:rPr>
                <w:szCs w:val="24"/>
              </w:rPr>
              <w:t>statement</w:t>
            </w:r>
            <w:proofErr w:type="spellEnd"/>
          </w:p>
        </w:tc>
        <w:tc>
          <w:tcPr>
            <w:tcW w:w="3532" w:type="dxa"/>
          </w:tcPr>
          <w:p w:rsidR="00AE504F" w:rsidRPr="006A6976" w:rsidRDefault="00AE504F" w:rsidP="00B9286F">
            <w:pPr>
              <w:rPr>
                <w:szCs w:val="24"/>
              </w:rPr>
            </w:pPr>
          </w:p>
        </w:tc>
      </w:tr>
    </w:tbl>
    <w:p w:rsidR="002B7DFC" w:rsidRDefault="002B7DFC" w:rsidP="002B7DFC"/>
    <w:p w:rsidR="0040047B" w:rsidRDefault="0040047B" w:rsidP="009B6F01">
      <w:pPr>
        <w:pStyle w:val="TableCaption"/>
        <w:outlineLvl w:val="0"/>
      </w:pPr>
      <w:bookmarkStart w:id="337" w:name="_Toc430330779"/>
      <w:r>
        <w:t xml:space="preserve">Table </w:t>
      </w:r>
      <w:r w:rsidR="009D680C">
        <w:fldChar w:fldCharType="begin"/>
      </w:r>
      <w:r>
        <w:instrText xml:space="preserve"> STYLEREF 1 \s </w:instrText>
      </w:r>
      <w:r w:rsidR="009D680C">
        <w:fldChar w:fldCharType="separate"/>
      </w:r>
      <w:r w:rsidR="00984456">
        <w:rPr>
          <w:noProof/>
        </w:rPr>
        <w:t>4</w:t>
      </w:r>
      <w:r w:rsidR="009D680C">
        <w:fldChar w:fldCharType="end"/>
      </w:r>
      <w:r>
        <w:t>.</w:t>
      </w:r>
      <w:r w:rsidR="009D680C">
        <w:fldChar w:fldCharType="begin"/>
      </w:r>
      <w:r>
        <w:instrText xml:space="preserve"> SEQ Table \* ARABIC \s 1 </w:instrText>
      </w:r>
      <w:r w:rsidR="009D680C">
        <w:fldChar w:fldCharType="separate"/>
      </w:r>
      <w:ins w:id="338" w:author="Bernd" w:date="2015-09-18T08:59:00Z">
        <w:r w:rsidR="00984456">
          <w:rPr>
            <w:noProof/>
          </w:rPr>
          <w:t>26</w:t>
        </w:r>
      </w:ins>
      <w:del w:id="339" w:author="Bernd" w:date="2015-09-11T06:00:00Z">
        <w:r w:rsidR="00745A31" w:rsidDel="00D948E4">
          <w:rPr>
            <w:noProof/>
          </w:rPr>
          <w:delText>21</w:delText>
        </w:r>
      </w:del>
      <w:r w:rsidR="009D680C">
        <w:fldChar w:fldCharType="end"/>
      </w:r>
      <w:r>
        <w:t>: Notification Mapping Example</w:t>
      </w:r>
      <w:bookmarkEnd w:id="337"/>
    </w:p>
    <w:tbl>
      <w:tblPr>
        <w:tblStyle w:val="Tabellengitternetz"/>
        <w:tblW w:w="0" w:type="auto"/>
        <w:tblLayout w:type="fixed"/>
        <w:tblLook w:val="04A0"/>
      </w:tblPr>
      <w:tblGrid>
        <w:gridCol w:w="4750"/>
        <w:gridCol w:w="4750"/>
      </w:tblGrid>
      <w:tr w:rsidR="0040047B" w:rsidTr="00834E43">
        <w:trPr>
          <w:cantSplit/>
          <w:tblHeader w:val="off"/>
        </w:trPr>
        <w:tc>
          <w:tcPr>
            <w:tcW w:w="4750" w:type="dxa"/>
          </w:tcPr>
          <w:p w:rsidR="0040047B" w:rsidRDefault="00547F09" w:rsidP="00AD5F44">
            <w:pPr>
              <w:jc w:val="center"/>
            </w:pPr>
            <w:r>
              <w:rPr>
                <w:noProof/>
                <w:lang w:val="de-DE" w:eastAsia="de-DE"/>
              </w:rPr>
              <w:drawing>
                <wp:inline distT="0" distB="0" distL="0" distR="0">
                  <wp:extent cx="1501140" cy="991870"/>
                  <wp:effectExtent l="19050" t="0" r="381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1501140" cy="991870"/>
                          </a:xfrm>
                          <a:prstGeom prst="rect">
                            <a:avLst/>
                          </a:prstGeom>
                          <a:noFill/>
                          <a:ln w="9525">
                            <a:noFill/>
                            <a:miter lim="800000"/>
                            <a:headEnd/>
                            <a:tailEnd/>
                          </a:ln>
                        </pic:spPr>
                      </pic:pic>
                    </a:graphicData>
                  </a:graphic>
                </wp:inline>
              </w:drawing>
            </w:r>
          </w:p>
        </w:tc>
        <w:tc>
          <w:tcPr>
            <w:tcW w:w="4750" w:type="dxa"/>
          </w:tcPr>
          <w:p w:rsidR="0040047B" w:rsidRPr="00127393" w:rsidRDefault="0040047B" w:rsidP="00EF6D34">
            <w:pPr>
              <w:tabs>
                <w:tab w:val="left" w:pos="315"/>
                <w:tab w:val="left" w:pos="599"/>
                <w:tab w:val="left" w:pos="904"/>
              </w:tabs>
              <w:rPr>
                <w:sz w:val="20"/>
                <w:szCs w:val="20"/>
              </w:rPr>
            </w:pPr>
            <w:r>
              <w:rPr>
                <w:sz w:val="20"/>
                <w:szCs w:val="20"/>
              </w:rPr>
              <w:t>notification</w:t>
            </w:r>
            <w:r w:rsidRPr="00127393">
              <w:rPr>
                <w:sz w:val="20"/>
                <w:szCs w:val="20"/>
              </w:rPr>
              <w:t xml:space="preserve"> </w:t>
            </w:r>
            <w:proofErr w:type="spellStart"/>
            <w:r>
              <w:rPr>
                <w:sz w:val="20"/>
                <w:szCs w:val="20"/>
              </w:rPr>
              <w:t>NotificationA</w:t>
            </w:r>
            <w:proofErr w:type="spellEnd"/>
            <w:r w:rsidRPr="00127393">
              <w:rPr>
                <w:sz w:val="20"/>
                <w:szCs w:val="20"/>
              </w:rPr>
              <w:t xml:space="preserve"> {</w:t>
            </w:r>
            <w:r>
              <w:rPr>
                <w:sz w:val="20"/>
                <w:szCs w:val="20"/>
              </w:rPr>
              <w:br/>
            </w:r>
            <w:r>
              <w:rPr>
                <w:sz w:val="20"/>
                <w:szCs w:val="20"/>
              </w:rPr>
              <w:tab/>
              <w:t>…</w:t>
            </w:r>
            <w:r>
              <w:rPr>
                <w:sz w:val="20"/>
                <w:szCs w:val="20"/>
              </w:rPr>
              <w:br/>
            </w:r>
            <w:r>
              <w:rPr>
                <w:sz w:val="20"/>
                <w:szCs w:val="20"/>
              </w:rPr>
              <w:tab/>
              <w:t>leaf attribute1 {</w:t>
            </w:r>
            <w:r>
              <w:rPr>
                <w:sz w:val="20"/>
                <w:szCs w:val="20"/>
              </w:rPr>
              <w:br/>
            </w:r>
            <w:r w:rsidR="00EF6D34">
              <w:rPr>
                <w:sz w:val="20"/>
                <w:szCs w:val="20"/>
              </w:rPr>
              <w:tab/>
            </w:r>
            <w:r w:rsidR="00EF6D34">
              <w:rPr>
                <w:sz w:val="20"/>
                <w:szCs w:val="20"/>
              </w:rPr>
              <w:tab/>
              <w:t>type string</w:t>
            </w:r>
            <w:r w:rsidR="00EF6D34">
              <w:rPr>
                <w:sz w:val="20"/>
                <w:szCs w:val="20"/>
              </w:rPr>
              <w:br/>
            </w:r>
            <w:r>
              <w:rPr>
                <w:sz w:val="20"/>
                <w:szCs w:val="20"/>
              </w:rPr>
              <w:tab/>
            </w:r>
            <w:r>
              <w:rPr>
                <w:sz w:val="20"/>
                <w:szCs w:val="20"/>
              </w:rPr>
              <w:tab/>
              <w:t>…</w:t>
            </w:r>
            <w:r>
              <w:rPr>
                <w:sz w:val="20"/>
                <w:szCs w:val="20"/>
              </w:rPr>
              <w:br/>
            </w:r>
            <w:r>
              <w:rPr>
                <w:sz w:val="20"/>
                <w:szCs w:val="20"/>
              </w:rPr>
              <w:tab/>
              <w:t>}</w:t>
            </w:r>
            <w:r>
              <w:rPr>
                <w:sz w:val="20"/>
                <w:szCs w:val="20"/>
              </w:rPr>
              <w:br/>
            </w:r>
            <w:r>
              <w:rPr>
                <w:sz w:val="20"/>
                <w:szCs w:val="20"/>
              </w:rPr>
              <w:tab/>
              <w:t>leaf attribute2 {</w:t>
            </w:r>
            <w:r w:rsidR="00EF6D34">
              <w:rPr>
                <w:sz w:val="20"/>
                <w:szCs w:val="20"/>
              </w:rPr>
              <w:br/>
            </w:r>
            <w:r w:rsidR="00EF6D34">
              <w:rPr>
                <w:sz w:val="20"/>
                <w:szCs w:val="20"/>
              </w:rPr>
              <w:tab/>
            </w:r>
            <w:r w:rsidR="00EF6D34">
              <w:rPr>
                <w:sz w:val="20"/>
                <w:szCs w:val="20"/>
              </w:rPr>
              <w:tab/>
              <w:t>type integer</w:t>
            </w:r>
            <w:r>
              <w:rPr>
                <w:sz w:val="20"/>
                <w:szCs w:val="20"/>
              </w:rPr>
              <w:br/>
            </w:r>
            <w:r>
              <w:rPr>
                <w:sz w:val="20"/>
                <w:szCs w:val="20"/>
              </w:rPr>
              <w:tab/>
            </w:r>
            <w:r>
              <w:rPr>
                <w:sz w:val="20"/>
                <w:szCs w:val="20"/>
              </w:rPr>
              <w:tab/>
              <w:t>…</w:t>
            </w:r>
            <w:r>
              <w:rPr>
                <w:sz w:val="20"/>
                <w:szCs w:val="20"/>
              </w:rPr>
              <w:br/>
            </w:r>
            <w:r>
              <w:rPr>
                <w:sz w:val="20"/>
                <w:szCs w:val="20"/>
              </w:rPr>
              <w:tab/>
              <w:t>}</w:t>
            </w:r>
            <w:r>
              <w:rPr>
                <w:sz w:val="20"/>
                <w:szCs w:val="20"/>
              </w:rPr>
              <w:br/>
              <w:t>}</w:t>
            </w:r>
          </w:p>
        </w:tc>
      </w:tr>
    </w:tbl>
    <w:p w:rsidR="0040047B" w:rsidRDefault="0040047B" w:rsidP="002B7DFC"/>
    <w:p w:rsidR="002B7DFC" w:rsidRDefault="002B7DFC" w:rsidP="009B6F01">
      <w:pPr>
        <w:pStyle w:val="berschrift2"/>
      </w:pPr>
      <w:bookmarkStart w:id="340" w:name="_Toc430330731"/>
      <w:r w:rsidRPr="002B7DFC">
        <w:t>Mapping of Lifecycle</w:t>
      </w:r>
      <w:bookmarkEnd w:id="340"/>
    </w:p>
    <w:p w:rsidR="002B7DFC" w:rsidRDefault="002B7DFC" w:rsidP="002B7DFC"/>
    <w:p w:rsidR="00F70C2E" w:rsidRDefault="00F70C2E" w:rsidP="009B6F01">
      <w:pPr>
        <w:pStyle w:val="TableCaption"/>
        <w:outlineLvl w:val="0"/>
      </w:pPr>
      <w:bookmarkStart w:id="341" w:name="_Toc420597480"/>
      <w:bookmarkStart w:id="342" w:name="_Toc430330780"/>
      <w:r>
        <w:t xml:space="preserve">Table </w:t>
      </w:r>
      <w:r w:rsidR="009D680C">
        <w:fldChar w:fldCharType="begin"/>
      </w:r>
      <w:r w:rsidR="00A0446F">
        <w:instrText xml:space="preserve"> STYLEREF 1 \s </w:instrText>
      </w:r>
      <w:r w:rsidR="009D680C">
        <w:fldChar w:fldCharType="separate"/>
      </w:r>
      <w:r w:rsidR="00984456">
        <w:rPr>
          <w:noProof/>
        </w:rPr>
        <w:t>4</w:t>
      </w:r>
      <w:r w:rsidR="009D680C">
        <w:fldChar w:fldCharType="end"/>
      </w:r>
      <w:r>
        <w:t>.</w:t>
      </w:r>
      <w:r w:rsidR="009D680C">
        <w:fldChar w:fldCharType="begin"/>
      </w:r>
      <w:r w:rsidR="00A0446F">
        <w:instrText xml:space="preserve"> SEQ Table \* ARABIC \s 1 </w:instrText>
      </w:r>
      <w:r w:rsidR="009D680C">
        <w:fldChar w:fldCharType="separate"/>
      </w:r>
      <w:ins w:id="343" w:author="Bernd" w:date="2015-09-18T09:00:00Z">
        <w:r w:rsidR="00984456">
          <w:rPr>
            <w:noProof/>
          </w:rPr>
          <w:t>27</w:t>
        </w:r>
      </w:ins>
      <w:del w:id="344" w:author="Bernd" w:date="2015-09-11T06:00:00Z">
        <w:r w:rsidR="00745A31" w:rsidDel="00D948E4">
          <w:rPr>
            <w:noProof/>
          </w:rPr>
          <w:delText>22</w:delText>
        </w:r>
      </w:del>
      <w:r w:rsidR="009D680C">
        <w:fldChar w:fldCharType="end"/>
      </w:r>
      <w:r>
        <w:t>: Lifecycle Mapping</w:t>
      </w:r>
      <w:bookmarkEnd w:id="341"/>
      <w:bookmarkEnd w:id="342"/>
    </w:p>
    <w:tbl>
      <w:tblPr>
        <w:tblStyle w:val="Tabellengitternetz"/>
        <w:tblW w:w="0" w:type="auto"/>
        <w:tblLook w:val="04A0"/>
      </w:tblPr>
      <w:tblGrid>
        <w:gridCol w:w="2429"/>
        <w:gridCol w:w="3615"/>
        <w:gridCol w:w="3532"/>
      </w:tblGrid>
      <w:tr w:rsidR="00FA7FD3" w:rsidRPr="00FA7FD3" w:rsidTr="00B50A80">
        <w:tc>
          <w:tcPr>
            <w:tcW w:w="9576" w:type="dxa"/>
            <w:gridSpan w:val="3"/>
            <w:shd w:val="clear" w:color="auto" w:fill="BAE3A7" w:themeFill="accent5" w:themeFillTint="66"/>
          </w:tcPr>
          <w:p w:rsidR="00FA7FD3" w:rsidRPr="00FA7FD3" w:rsidRDefault="00FA7FD3" w:rsidP="00FA7FD3">
            <w:pPr>
              <w:jc w:val="center"/>
              <w:rPr>
                <w:szCs w:val="24"/>
              </w:rPr>
            </w:pPr>
            <w:r w:rsidRPr="00FA7FD3">
              <w:rPr>
                <w:szCs w:val="24"/>
              </w:rPr>
              <w:t>UML Lifecycle</w:t>
            </w:r>
          </w:p>
        </w:tc>
      </w:tr>
      <w:tr w:rsidR="00FA7FD3" w:rsidRPr="00FA7FD3" w:rsidTr="00B50A80">
        <w:tc>
          <w:tcPr>
            <w:tcW w:w="2429" w:type="dxa"/>
            <w:shd w:val="clear" w:color="auto" w:fill="EEF1A5" w:themeFill="accent2" w:themeFillTint="66"/>
          </w:tcPr>
          <w:p w:rsidR="00FA7FD3" w:rsidRPr="00FA7FD3" w:rsidRDefault="00FA7FD3" w:rsidP="00B50A80">
            <w:pPr>
              <w:rPr>
                <w:szCs w:val="24"/>
              </w:rPr>
            </w:pPr>
            <w:r w:rsidRPr="00FA7FD3">
              <w:rPr>
                <w:szCs w:val="24"/>
              </w:rPr>
              <w:t>UML Artifact</w:t>
            </w:r>
          </w:p>
        </w:tc>
        <w:tc>
          <w:tcPr>
            <w:tcW w:w="3615" w:type="dxa"/>
            <w:shd w:val="clear" w:color="auto" w:fill="7BEFFF" w:themeFill="accent1" w:themeFillTint="66"/>
          </w:tcPr>
          <w:p w:rsidR="00FA7FD3" w:rsidRPr="00FA7FD3" w:rsidRDefault="00FA7FD3" w:rsidP="00B50A80">
            <w:pPr>
              <w:rPr>
                <w:szCs w:val="24"/>
              </w:rPr>
            </w:pPr>
            <w:r w:rsidRPr="00FA7FD3">
              <w:rPr>
                <w:szCs w:val="24"/>
              </w:rPr>
              <w:t>YANG Artifact</w:t>
            </w:r>
          </w:p>
        </w:tc>
        <w:tc>
          <w:tcPr>
            <w:tcW w:w="3532" w:type="dxa"/>
            <w:shd w:val="clear" w:color="auto" w:fill="D9D9D9" w:themeFill="background1" w:themeFillShade="D9"/>
          </w:tcPr>
          <w:p w:rsidR="00FA7FD3" w:rsidRPr="00FA7FD3" w:rsidRDefault="00FA7FD3" w:rsidP="00B50A80">
            <w:pPr>
              <w:rPr>
                <w:szCs w:val="24"/>
              </w:rPr>
            </w:pPr>
            <w:r w:rsidRPr="00FA7FD3">
              <w:rPr>
                <w:szCs w:val="24"/>
              </w:rPr>
              <w:t>Comments</w:t>
            </w:r>
          </w:p>
        </w:tc>
      </w:tr>
      <w:tr w:rsidR="009E63CA" w:rsidRPr="00FA7FD3" w:rsidTr="00B50A80">
        <w:trPr>
          <w:tblHeader w:val="off"/>
        </w:trPr>
        <w:tc>
          <w:tcPr>
            <w:tcW w:w="2429" w:type="dxa"/>
            <w:shd w:val="clear" w:color="auto" w:fill="F6F8D2" w:themeFill="accent2" w:themeFillTint="33"/>
          </w:tcPr>
          <w:p w:rsidR="009E63CA" w:rsidRPr="00FA7FD3" w:rsidRDefault="009E63CA" w:rsidP="00B50A80">
            <w:pPr>
              <w:rPr>
                <w:szCs w:val="24"/>
              </w:rPr>
            </w:pPr>
            <w:r w:rsidRPr="00FA7FD3">
              <w:rPr>
                <w:szCs w:val="24"/>
              </w:rPr>
              <w:t>Lifecycle Stereotype</w:t>
            </w:r>
            <w:r>
              <w:rPr>
                <w:szCs w:val="24"/>
              </w:rPr>
              <w:t>s</w:t>
            </w:r>
          </w:p>
        </w:tc>
        <w:tc>
          <w:tcPr>
            <w:tcW w:w="3615" w:type="dxa"/>
            <w:shd w:val="clear" w:color="auto" w:fill="BDF7FF" w:themeFill="accent1" w:themeFillTint="33"/>
          </w:tcPr>
          <w:p w:rsidR="009E63CA" w:rsidRPr="00FA7FD3" w:rsidRDefault="009E63CA" w:rsidP="00B50A80">
            <w:pPr>
              <w:rPr>
                <w:szCs w:val="24"/>
              </w:rPr>
            </w:pPr>
            <w:r w:rsidRPr="00FA7FD3">
              <w:rPr>
                <w:szCs w:val="24"/>
              </w:rPr>
              <w:t xml:space="preserve">“status“ </w:t>
            </w:r>
            <w:proofErr w:type="spellStart"/>
            <w:r>
              <w:rPr>
                <w:szCs w:val="24"/>
              </w:rPr>
              <w:t>sub</w:t>
            </w:r>
            <w:r w:rsidRPr="00FA7FD3">
              <w:rPr>
                <w:szCs w:val="24"/>
              </w:rPr>
              <w:t>statement</w:t>
            </w:r>
            <w:proofErr w:type="spellEnd"/>
          </w:p>
        </w:tc>
        <w:tc>
          <w:tcPr>
            <w:tcW w:w="3532" w:type="dxa"/>
          </w:tcPr>
          <w:p w:rsidR="009E63CA" w:rsidRDefault="00C02773" w:rsidP="00B50A80">
            <w:pPr>
              <w:rPr>
                <w:szCs w:val="24"/>
              </w:rPr>
            </w:pPr>
            <w:r>
              <w:rPr>
                <w:szCs w:val="24"/>
              </w:rPr>
              <w:t>YANG:</w:t>
            </w:r>
            <w:r>
              <w:rPr>
                <w:szCs w:val="24"/>
              </w:rPr>
              <w:br/>
            </w:r>
            <w:r w:rsidR="009E63CA" w:rsidRPr="00205C12">
              <w:rPr>
                <w:szCs w:val="24"/>
              </w:rPr>
              <w:t>"current", "deprecated", "obsolete"</w:t>
            </w:r>
            <w:r w:rsidR="009E63CA">
              <w:rPr>
                <w:szCs w:val="24"/>
              </w:rPr>
              <w:t>, default = current</w:t>
            </w:r>
          </w:p>
          <w:p w:rsidR="00C02773" w:rsidRDefault="00C02773" w:rsidP="00DA4EB8">
            <w:pPr>
              <w:rPr>
                <w:szCs w:val="24"/>
              </w:rPr>
            </w:pPr>
            <w:r>
              <w:rPr>
                <w:szCs w:val="24"/>
              </w:rPr>
              <w:t>UML:</w:t>
            </w:r>
            <w:r>
              <w:rPr>
                <w:szCs w:val="24"/>
              </w:rPr>
              <w:br/>
              <w:t>«</w:t>
            </w:r>
            <w:r w:rsidR="00DA4EB8">
              <w:rPr>
                <w:szCs w:val="24"/>
              </w:rPr>
              <w:t>E</w:t>
            </w:r>
            <w:r>
              <w:rPr>
                <w:szCs w:val="24"/>
              </w:rPr>
              <w:t>xample</w:t>
            </w:r>
            <w:r w:rsidRPr="00C02773">
              <w:rPr>
                <w:szCs w:val="24"/>
              </w:rPr>
              <w:t>», «</w:t>
            </w:r>
            <w:r w:rsidR="00DA4EB8">
              <w:rPr>
                <w:szCs w:val="24"/>
              </w:rPr>
              <w:t>E</w:t>
            </w:r>
            <w:r w:rsidRPr="00C02773">
              <w:rPr>
                <w:szCs w:val="24"/>
              </w:rPr>
              <w:t>xperimental»</w:t>
            </w:r>
            <w:r>
              <w:rPr>
                <w:szCs w:val="24"/>
              </w:rPr>
              <w:t xml:space="preserve">, </w:t>
            </w:r>
            <w:r w:rsidRPr="00C02773">
              <w:rPr>
                <w:szCs w:val="24"/>
              </w:rPr>
              <w:t>«</w:t>
            </w:r>
            <w:r w:rsidR="00DA4EB8">
              <w:rPr>
                <w:szCs w:val="24"/>
              </w:rPr>
              <w:t>F</w:t>
            </w:r>
            <w:r>
              <w:rPr>
                <w:szCs w:val="24"/>
              </w:rPr>
              <w:t>aulty</w:t>
            </w:r>
            <w:r w:rsidRPr="00C02773">
              <w:rPr>
                <w:szCs w:val="24"/>
              </w:rPr>
              <w:t>»,</w:t>
            </w:r>
            <w:r w:rsidR="00DA4EB8">
              <w:rPr>
                <w:szCs w:val="24"/>
              </w:rPr>
              <w:t xml:space="preserve"> </w:t>
            </w:r>
            <w:r w:rsidRPr="00C02773">
              <w:rPr>
                <w:szCs w:val="24"/>
              </w:rPr>
              <w:t>«</w:t>
            </w:r>
            <w:proofErr w:type="spellStart"/>
            <w:r w:rsidR="00DA4EB8">
              <w:rPr>
                <w:szCs w:val="24"/>
              </w:rPr>
              <w:t>L</w:t>
            </w:r>
            <w:r>
              <w:rPr>
                <w:szCs w:val="24"/>
              </w:rPr>
              <w:t>ikelyToChange</w:t>
            </w:r>
            <w:proofErr w:type="spellEnd"/>
            <w:r w:rsidRPr="00C02773">
              <w:rPr>
                <w:szCs w:val="24"/>
              </w:rPr>
              <w:t>»,</w:t>
            </w:r>
            <w:r w:rsidR="00DA4EB8">
              <w:rPr>
                <w:szCs w:val="24"/>
              </w:rPr>
              <w:t xml:space="preserve"> </w:t>
            </w:r>
            <w:ins w:id="345" w:author="Bernd" w:date="2015-09-09T02:12:00Z">
              <w:r w:rsidR="007719A9" w:rsidRPr="00C02773">
                <w:rPr>
                  <w:szCs w:val="24"/>
                </w:rPr>
                <w:t>«</w:t>
              </w:r>
              <w:r w:rsidR="007719A9">
                <w:rPr>
                  <w:szCs w:val="24"/>
                </w:rPr>
                <w:t>Deprecated</w:t>
              </w:r>
              <w:r w:rsidR="007719A9" w:rsidRPr="00C02773">
                <w:rPr>
                  <w:szCs w:val="24"/>
                </w:rPr>
                <w:t>»,</w:t>
              </w:r>
              <w:r w:rsidR="007719A9">
                <w:rPr>
                  <w:szCs w:val="24"/>
                </w:rPr>
                <w:t xml:space="preserve"> </w:t>
              </w:r>
            </w:ins>
            <w:r w:rsidRPr="00C02773">
              <w:rPr>
                <w:szCs w:val="24"/>
              </w:rPr>
              <w:t>«</w:t>
            </w:r>
            <w:r w:rsidR="00DA4EB8">
              <w:rPr>
                <w:szCs w:val="24"/>
              </w:rPr>
              <w:t>Obsolete</w:t>
            </w:r>
            <w:r w:rsidRPr="00C02773">
              <w:rPr>
                <w:szCs w:val="24"/>
              </w:rPr>
              <w:t>»,</w:t>
            </w:r>
            <w:r w:rsidR="00DA4EB8">
              <w:rPr>
                <w:szCs w:val="24"/>
              </w:rPr>
              <w:t xml:space="preserve"> </w:t>
            </w:r>
            <w:r w:rsidR="00DA4EB8" w:rsidRPr="00C02773">
              <w:rPr>
                <w:szCs w:val="24"/>
              </w:rPr>
              <w:t>«</w:t>
            </w:r>
            <w:r w:rsidR="00DA4EB8">
              <w:rPr>
                <w:szCs w:val="24"/>
              </w:rPr>
              <w:t>P</w:t>
            </w:r>
            <w:r w:rsidR="00DA4EB8" w:rsidRPr="00C02773">
              <w:rPr>
                <w:szCs w:val="24"/>
              </w:rPr>
              <w:t>reliminary»</w:t>
            </w:r>
          </w:p>
          <w:p w:rsidR="00DA4EB8" w:rsidRPr="00FA7FD3" w:rsidRDefault="00DA4EB8" w:rsidP="00E33DAC">
            <w:pPr>
              <w:rPr>
                <w:szCs w:val="24"/>
              </w:rPr>
            </w:pPr>
            <w:r w:rsidRPr="00DA4EB8">
              <w:rPr>
                <w:szCs w:val="24"/>
                <w:highlight w:val="yellow"/>
              </w:rPr>
              <w:t xml:space="preserve">How to </w:t>
            </w:r>
            <w:r w:rsidR="00E33DAC" w:rsidRPr="00DA4EB8">
              <w:rPr>
                <w:szCs w:val="24"/>
                <w:highlight w:val="yellow"/>
              </w:rPr>
              <w:t xml:space="preserve">map or </w:t>
            </w:r>
            <w:commentRangeStart w:id="346"/>
            <w:r w:rsidR="00E33DAC" w:rsidRPr="00DA4EB8">
              <w:rPr>
                <w:szCs w:val="24"/>
                <w:highlight w:val="yellow"/>
              </w:rPr>
              <w:t>enhance</w:t>
            </w:r>
            <w:commentRangeEnd w:id="346"/>
            <w:r w:rsidR="00E33DAC">
              <w:rPr>
                <w:rStyle w:val="Kommentarzeichen"/>
              </w:rPr>
              <w:commentReference w:id="346"/>
            </w:r>
            <w:r w:rsidR="00E33DAC" w:rsidRPr="00DA4EB8">
              <w:rPr>
                <w:szCs w:val="24"/>
                <w:highlight w:val="yellow"/>
              </w:rPr>
              <w:t>?</w:t>
            </w:r>
          </w:p>
        </w:tc>
      </w:tr>
    </w:tbl>
    <w:p w:rsidR="002B7DFC" w:rsidRDefault="002B7DFC" w:rsidP="002B7DFC"/>
    <w:p w:rsidR="002B7DFC" w:rsidRDefault="00231E28" w:rsidP="009B6F01">
      <w:pPr>
        <w:pStyle w:val="berschrift2"/>
      </w:pPr>
      <w:bookmarkStart w:id="347" w:name="_Toc430330732"/>
      <w:r>
        <w:lastRenderedPageBreak/>
        <w:t>Other</w:t>
      </w:r>
      <w:r w:rsidR="00284161">
        <w:t xml:space="preserve"> Mapping</w:t>
      </w:r>
      <w:r>
        <w:t>s</w:t>
      </w:r>
      <w:bookmarkEnd w:id="347"/>
    </w:p>
    <w:p w:rsidR="00231E28" w:rsidRDefault="00231E28" w:rsidP="00231E28"/>
    <w:p w:rsidR="00284161" w:rsidRDefault="00284161" w:rsidP="009B6F01">
      <w:pPr>
        <w:pStyle w:val="TableCaption"/>
        <w:outlineLvl w:val="0"/>
      </w:pPr>
      <w:bookmarkStart w:id="348" w:name="_Toc420597481"/>
      <w:bookmarkStart w:id="349" w:name="_Toc430330781"/>
      <w:r>
        <w:t xml:space="preserve">Table </w:t>
      </w:r>
      <w:r w:rsidR="009D680C">
        <w:fldChar w:fldCharType="begin"/>
      </w:r>
      <w:r w:rsidR="00A0446F">
        <w:instrText xml:space="preserve"> STYLEREF 1 \s </w:instrText>
      </w:r>
      <w:r w:rsidR="009D680C">
        <w:fldChar w:fldCharType="separate"/>
      </w:r>
      <w:r w:rsidR="00984456">
        <w:rPr>
          <w:noProof/>
        </w:rPr>
        <w:t>4</w:t>
      </w:r>
      <w:r w:rsidR="009D680C">
        <w:fldChar w:fldCharType="end"/>
      </w:r>
      <w:r>
        <w:t>.</w:t>
      </w:r>
      <w:r w:rsidR="009D680C">
        <w:fldChar w:fldCharType="begin"/>
      </w:r>
      <w:r w:rsidR="00A0446F">
        <w:instrText xml:space="preserve"> SEQ Table \* ARABIC \s 1 </w:instrText>
      </w:r>
      <w:r w:rsidR="009D680C">
        <w:fldChar w:fldCharType="separate"/>
      </w:r>
      <w:ins w:id="350" w:author="Bernd" w:date="2015-09-18T09:00:00Z">
        <w:r w:rsidR="00984456">
          <w:rPr>
            <w:noProof/>
          </w:rPr>
          <w:t>28</w:t>
        </w:r>
      </w:ins>
      <w:del w:id="351" w:author="Bernd" w:date="2015-09-11T06:00:00Z">
        <w:r w:rsidR="00745A31" w:rsidDel="00D948E4">
          <w:rPr>
            <w:noProof/>
          </w:rPr>
          <w:delText>23</w:delText>
        </w:r>
      </w:del>
      <w:r w:rsidR="009D680C">
        <w:fldChar w:fldCharType="end"/>
      </w:r>
      <w:r>
        <w:t>: Other Mappings</w:t>
      </w:r>
      <w:bookmarkEnd w:id="348"/>
      <w:bookmarkEnd w:id="349"/>
    </w:p>
    <w:tbl>
      <w:tblPr>
        <w:tblStyle w:val="Tabellengitternetz"/>
        <w:tblW w:w="0" w:type="auto"/>
        <w:tblLook w:val="04A0"/>
      </w:tblPr>
      <w:tblGrid>
        <w:gridCol w:w="2429"/>
        <w:gridCol w:w="3615"/>
        <w:gridCol w:w="3532"/>
      </w:tblGrid>
      <w:tr w:rsidR="00284161" w:rsidRPr="00FA7FD3" w:rsidTr="00224E69">
        <w:trPr>
          <w:cantSplit/>
        </w:trPr>
        <w:tc>
          <w:tcPr>
            <w:tcW w:w="9576" w:type="dxa"/>
            <w:gridSpan w:val="3"/>
            <w:shd w:val="clear" w:color="auto" w:fill="BAE3A7" w:themeFill="accent5" w:themeFillTint="66"/>
          </w:tcPr>
          <w:p w:rsidR="00284161" w:rsidRPr="00FA7FD3" w:rsidRDefault="00284161" w:rsidP="00B50A80">
            <w:pPr>
              <w:jc w:val="center"/>
              <w:rPr>
                <w:szCs w:val="24"/>
              </w:rPr>
            </w:pPr>
            <w:r w:rsidRPr="00FA7FD3">
              <w:rPr>
                <w:szCs w:val="24"/>
              </w:rPr>
              <w:t>UML Lifecycle</w:t>
            </w:r>
          </w:p>
        </w:tc>
      </w:tr>
      <w:tr w:rsidR="00284161" w:rsidRPr="00FA7FD3" w:rsidTr="00224E69">
        <w:trPr>
          <w:cantSplit/>
        </w:trPr>
        <w:tc>
          <w:tcPr>
            <w:tcW w:w="2429" w:type="dxa"/>
            <w:shd w:val="clear" w:color="auto" w:fill="EEF1A5" w:themeFill="accent2" w:themeFillTint="66"/>
          </w:tcPr>
          <w:p w:rsidR="00284161" w:rsidRPr="00FA7FD3" w:rsidRDefault="00284161" w:rsidP="00B50A80">
            <w:pPr>
              <w:rPr>
                <w:szCs w:val="24"/>
              </w:rPr>
            </w:pPr>
            <w:r w:rsidRPr="00FA7FD3">
              <w:rPr>
                <w:szCs w:val="24"/>
              </w:rPr>
              <w:t>UML Artifact</w:t>
            </w:r>
          </w:p>
        </w:tc>
        <w:tc>
          <w:tcPr>
            <w:tcW w:w="3615" w:type="dxa"/>
            <w:shd w:val="clear" w:color="auto" w:fill="7BEFFF" w:themeFill="accent1" w:themeFillTint="66"/>
          </w:tcPr>
          <w:p w:rsidR="00284161" w:rsidRPr="00FA7FD3" w:rsidRDefault="00284161" w:rsidP="00B50A80">
            <w:pPr>
              <w:rPr>
                <w:szCs w:val="24"/>
              </w:rPr>
            </w:pPr>
            <w:r w:rsidRPr="00FA7FD3">
              <w:rPr>
                <w:szCs w:val="24"/>
              </w:rPr>
              <w:t>YANG Artifact</w:t>
            </w:r>
          </w:p>
        </w:tc>
        <w:tc>
          <w:tcPr>
            <w:tcW w:w="3532" w:type="dxa"/>
            <w:shd w:val="clear" w:color="auto" w:fill="D9D9D9" w:themeFill="background1" w:themeFillShade="D9"/>
          </w:tcPr>
          <w:p w:rsidR="00284161" w:rsidRPr="00FA7FD3" w:rsidRDefault="00284161" w:rsidP="00B50A80">
            <w:pPr>
              <w:rPr>
                <w:szCs w:val="24"/>
              </w:rPr>
            </w:pPr>
            <w:r w:rsidRPr="00FA7FD3">
              <w:rPr>
                <w:szCs w:val="24"/>
              </w:rPr>
              <w:t>Comments</w:t>
            </w:r>
          </w:p>
        </w:tc>
      </w:tr>
      <w:tr w:rsidR="00284161" w:rsidRPr="00FA7FD3" w:rsidTr="00224E69">
        <w:trPr>
          <w:cantSplit/>
          <w:tblHeader w:val="off"/>
        </w:trPr>
        <w:tc>
          <w:tcPr>
            <w:tcW w:w="2429" w:type="dxa"/>
            <w:shd w:val="clear" w:color="auto" w:fill="F6F8D2" w:themeFill="accent2" w:themeFillTint="33"/>
          </w:tcPr>
          <w:p w:rsidR="00284161" w:rsidRPr="00FA7FD3" w:rsidRDefault="00284161" w:rsidP="00B50A80">
            <w:pPr>
              <w:rPr>
                <w:szCs w:val="24"/>
              </w:rPr>
            </w:pPr>
            <w:r w:rsidRPr="00284161">
              <w:rPr>
                <w:szCs w:val="24"/>
              </w:rPr>
              <w:t>Conditional Package</w:t>
            </w:r>
          </w:p>
        </w:tc>
        <w:tc>
          <w:tcPr>
            <w:tcW w:w="3615" w:type="dxa"/>
            <w:shd w:val="clear" w:color="auto" w:fill="BDF7FF" w:themeFill="accent1" w:themeFillTint="33"/>
          </w:tcPr>
          <w:p w:rsidR="00284161" w:rsidRPr="00FA7FD3" w:rsidRDefault="00284161" w:rsidP="00536A68">
            <w:pPr>
              <w:rPr>
                <w:szCs w:val="24"/>
              </w:rPr>
            </w:pPr>
            <w:r w:rsidRPr="00FA7FD3">
              <w:rPr>
                <w:szCs w:val="24"/>
              </w:rPr>
              <w:t>“</w:t>
            </w:r>
            <w:r w:rsidR="00536A68">
              <w:rPr>
                <w:szCs w:val="24"/>
              </w:rPr>
              <w:t>container</w:t>
            </w:r>
            <w:r w:rsidRPr="00FA7FD3">
              <w:rPr>
                <w:szCs w:val="24"/>
              </w:rPr>
              <w:t>“ statement</w:t>
            </w:r>
            <w:r w:rsidR="00536A68">
              <w:rPr>
                <w:szCs w:val="24"/>
              </w:rPr>
              <w:t xml:space="preserve"> with “presence” </w:t>
            </w:r>
            <w:proofErr w:type="spellStart"/>
            <w:r w:rsidR="00536A68">
              <w:rPr>
                <w:szCs w:val="24"/>
              </w:rPr>
              <w:t>substatement</w:t>
            </w:r>
            <w:proofErr w:type="spellEnd"/>
          </w:p>
        </w:tc>
        <w:tc>
          <w:tcPr>
            <w:tcW w:w="3532" w:type="dxa"/>
          </w:tcPr>
          <w:p w:rsidR="00284161" w:rsidRPr="00FA7FD3" w:rsidRDefault="00FB6E79" w:rsidP="00B50A80">
            <w:pPr>
              <w:rPr>
                <w:szCs w:val="24"/>
              </w:rPr>
            </w:pPr>
            <w:r>
              <w:rPr>
                <w:szCs w:val="24"/>
              </w:rPr>
              <w:t xml:space="preserve">See section </w:t>
            </w:r>
            <w:r w:rsidR="009D680C">
              <w:rPr>
                <w:szCs w:val="24"/>
              </w:rPr>
              <w:fldChar w:fldCharType="begin"/>
            </w:r>
            <w:r>
              <w:rPr>
                <w:szCs w:val="24"/>
              </w:rPr>
              <w:instrText xml:space="preserve"> REF _Ref427242793 \n \h </w:instrText>
            </w:r>
            <w:r w:rsidR="009D680C">
              <w:rPr>
                <w:szCs w:val="24"/>
              </w:rPr>
            </w:r>
            <w:r w:rsidR="009D680C">
              <w:rPr>
                <w:szCs w:val="24"/>
              </w:rPr>
              <w:fldChar w:fldCharType="separate"/>
            </w:r>
            <w:r w:rsidR="00745A31">
              <w:rPr>
                <w:szCs w:val="24"/>
              </w:rPr>
              <w:t>5.2</w:t>
            </w:r>
            <w:r w:rsidR="009D680C">
              <w:rPr>
                <w:szCs w:val="24"/>
              </w:rPr>
              <w:fldChar w:fldCharType="end"/>
            </w:r>
            <w:r>
              <w:rPr>
                <w:szCs w:val="24"/>
              </w:rPr>
              <w:t>.</w:t>
            </w:r>
          </w:p>
        </w:tc>
      </w:tr>
      <w:tr w:rsidR="00284161" w:rsidRPr="00FA7FD3" w:rsidTr="00224E69">
        <w:trPr>
          <w:cantSplit/>
          <w:tblHeader w:val="off"/>
        </w:trPr>
        <w:tc>
          <w:tcPr>
            <w:tcW w:w="2429" w:type="dxa"/>
            <w:shd w:val="clear" w:color="auto" w:fill="F6F8D2" w:themeFill="accent2" w:themeFillTint="33"/>
          </w:tcPr>
          <w:p w:rsidR="00284161" w:rsidRPr="00FA7FD3" w:rsidRDefault="00284161" w:rsidP="00284161">
            <w:pPr>
              <w:rPr>
                <w:szCs w:val="24"/>
              </w:rPr>
            </w:pPr>
          </w:p>
        </w:tc>
        <w:tc>
          <w:tcPr>
            <w:tcW w:w="3615" w:type="dxa"/>
            <w:shd w:val="clear" w:color="auto" w:fill="BDF7FF" w:themeFill="accent1" w:themeFillTint="33"/>
          </w:tcPr>
          <w:p w:rsidR="00284161" w:rsidRPr="00FA7FD3" w:rsidRDefault="00284161" w:rsidP="00284161">
            <w:pPr>
              <w:rPr>
                <w:szCs w:val="24"/>
              </w:rPr>
            </w:pPr>
          </w:p>
        </w:tc>
        <w:tc>
          <w:tcPr>
            <w:tcW w:w="3532" w:type="dxa"/>
          </w:tcPr>
          <w:p w:rsidR="00284161" w:rsidRPr="00FA7FD3" w:rsidRDefault="00284161" w:rsidP="00B50A80">
            <w:pPr>
              <w:rPr>
                <w:szCs w:val="24"/>
              </w:rPr>
            </w:pPr>
          </w:p>
        </w:tc>
      </w:tr>
      <w:tr w:rsidR="00284161" w:rsidRPr="00FA7FD3" w:rsidTr="00224E69">
        <w:trPr>
          <w:cantSplit/>
          <w:tblHeader w:val="off"/>
        </w:trPr>
        <w:tc>
          <w:tcPr>
            <w:tcW w:w="2429" w:type="dxa"/>
            <w:shd w:val="clear" w:color="auto" w:fill="F6F8D2" w:themeFill="accent2" w:themeFillTint="33"/>
          </w:tcPr>
          <w:p w:rsidR="00284161" w:rsidRPr="00FA7FD3" w:rsidRDefault="00284161" w:rsidP="00B50A80">
            <w:pPr>
              <w:rPr>
                <w:szCs w:val="24"/>
              </w:rPr>
            </w:pPr>
            <w:r w:rsidRPr="00F55527">
              <w:rPr>
                <w:szCs w:val="24"/>
                <w:highlight w:val="yellow"/>
              </w:rPr>
              <w:t>Package</w:t>
            </w:r>
          </w:p>
        </w:tc>
        <w:tc>
          <w:tcPr>
            <w:tcW w:w="3615" w:type="dxa"/>
            <w:shd w:val="clear" w:color="auto" w:fill="BDF7FF" w:themeFill="accent1" w:themeFillTint="33"/>
          </w:tcPr>
          <w:p w:rsidR="00284161" w:rsidRPr="00FA7FD3" w:rsidRDefault="00284161" w:rsidP="00284161">
            <w:pPr>
              <w:rPr>
                <w:szCs w:val="24"/>
              </w:rPr>
            </w:pPr>
            <w:proofErr w:type="spellStart"/>
            <w:r>
              <w:rPr>
                <w:szCs w:val="24"/>
              </w:rPr>
              <w:t>Submodule</w:t>
            </w:r>
            <w:proofErr w:type="spellEnd"/>
          </w:p>
        </w:tc>
        <w:tc>
          <w:tcPr>
            <w:tcW w:w="3532" w:type="dxa"/>
          </w:tcPr>
          <w:p w:rsidR="00284161" w:rsidRPr="00FA7FD3" w:rsidRDefault="008961DC" w:rsidP="00B50A80">
            <w:pPr>
              <w:rPr>
                <w:szCs w:val="24"/>
              </w:rPr>
            </w:pPr>
            <w:r>
              <w:rPr>
                <w:szCs w:val="24"/>
              </w:rPr>
              <w:t xml:space="preserve">See section </w:t>
            </w:r>
            <w:r w:rsidR="009D680C">
              <w:rPr>
                <w:szCs w:val="24"/>
              </w:rPr>
              <w:fldChar w:fldCharType="begin"/>
            </w:r>
            <w:r>
              <w:rPr>
                <w:szCs w:val="24"/>
              </w:rPr>
              <w:instrText xml:space="preserve"> REF _Ref426977734 \n \h </w:instrText>
            </w:r>
            <w:r w:rsidR="009D680C">
              <w:rPr>
                <w:szCs w:val="24"/>
              </w:rPr>
            </w:r>
            <w:r w:rsidR="009D680C">
              <w:rPr>
                <w:szCs w:val="24"/>
              </w:rPr>
              <w:fldChar w:fldCharType="separate"/>
            </w:r>
            <w:r w:rsidR="00745A31">
              <w:rPr>
                <w:szCs w:val="24"/>
              </w:rPr>
              <w:t>4.11.3</w:t>
            </w:r>
            <w:r w:rsidR="009D680C">
              <w:rPr>
                <w:szCs w:val="24"/>
              </w:rPr>
              <w:fldChar w:fldCharType="end"/>
            </w:r>
            <w:r>
              <w:rPr>
                <w:szCs w:val="24"/>
              </w:rPr>
              <w:t>.</w:t>
            </w:r>
          </w:p>
        </w:tc>
      </w:tr>
    </w:tbl>
    <w:p w:rsidR="00284161" w:rsidRDefault="00284161" w:rsidP="00284161"/>
    <w:p w:rsidR="00547F09" w:rsidRDefault="006D7226" w:rsidP="009B6F01">
      <w:pPr>
        <w:pStyle w:val="berschrift2"/>
      </w:pPr>
      <w:bookmarkStart w:id="352" w:name="_Ref425490624"/>
      <w:bookmarkStart w:id="353" w:name="_Toc430330733"/>
      <w:r>
        <w:t>Mapping</w:t>
      </w:r>
      <w:r w:rsidR="00462CA4">
        <w:t xml:space="preserve"> Issues</w:t>
      </w:r>
      <w:bookmarkEnd w:id="352"/>
      <w:bookmarkEnd w:id="353"/>
    </w:p>
    <w:p w:rsidR="0008392F" w:rsidRDefault="0008392F" w:rsidP="005B1F40"/>
    <w:p w:rsidR="00547F09" w:rsidRPr="00F746DF" w:rsidRDefault="006D7226" w:rsidP="009B6F01">
      <w:pPr>
        <w:pStyle w:val="berschrift3"/>
      </w:pPr>
      <w:bookmarkStart w:id="354" w:name="_Ref424285095"/>
      <w:del w:id="355" w:author="Bernd" w:date="2015-09-11T06:07:00Z">
        <w:r w:rsidRPr="00F746DF" w:rsidDel="005B1F40">
          <w:delText xml:space="preserve">Already </w:delText>
        </w:r>
      </w:del>
      <w:bookmarkStart w:id="356" w:name="_Toc430330734"/>
      <w:ins w:id="357" w:author="Bernd" w:date="2015-09-11T06:07:00Z">
        <w:r w:rsidR="005B1F40" w:rsidRPr="00F746DF">
          <w:t xml:space="preserve">Using types </w:t>
        </w:r>
      </w:ins>
      <w:r w:rsidRPr="00F746DF">
        <w:t xml:space="preserve">defined </w:t>
      </w:r>
      <w:ins w:id="358" w:author="Bernd" w:date="2015-09-11T06:07:00Z">
        <w:r w:rsidR="002B6FC9">
          <w:t xml:space="preserve">in </w:t>
        </w:r>
      </w:ins>
      <w:r w:rsidR="002B6FC9">
        <w:t>YANG</w:t>
      </w:r>
      <w:del w:id="359" w:author="Bernd" w:date="2015-09-11T06:07:00Z">
        <w:r w:rsidR="002B6FC9">
          <w:delText xml:space="preserve"> types to be re-engineered to UML without</w:delText>
        </w:r>
        <w:r w:rsidRPr="00F746DF" w:rsidDel="005B1F40">
          <w:delText xml:space="preserve"> making UML YANG specific!</w:delText>
        </w:r>
      </w:del>
      <w:r w:rsidRPr="00F746DF">
        <w:t>?</w:t>
      </w:r>
      <w:bookmarkEnd w:id="354"/>
      <w:bookmarkEnd w:id="356"/>
    </w:p>
    <w:p w:rsidR="005B1F40" w:rsidRDefault="005B1F40" w:rsidP="005B1F40">
      <w:pPr>
        <w:rPr>
          <w:ins w:id="360" w:author="Bernd" w:date="2015-09-11T06:07:00Z"/>
        </w:rPr>
      </w:pPr>
    </w:p>
    <w:p w:rsidR="0008392F" w:rsidDel="005B1F40" w:rsidRDefault="001D0D79">
      <w:pPr>
        <w:rPr>
          <w:del w:id="361" w:author="Bernd" w:date="2015-09-11T06:08:00Z"/>
        </w:rPr>
      </w:pPr>
      <w:del w:id="362" w:author="Bernd" w:date="2015-09-11T06:08:00Z">
        <w:r w:rsidDel="005B1F40">
          <w:delText xml:space="preserve">e.g., Ipv4 UML primitive type </w:delText>
        </w:r>
        <w:r w:rsidDel="005B1F40">
          <w:sym w:font="Wingdings" w:char="F0E0"/>
        </w:r>
        <w:r w:rsidDel="005B1F40">
          <w:delText xml:space="preserve"> </w:delText>
        </w:r>
        <w:r w:rsidRPr="001D0D79" w:rsidDel="005B1F40">
          <w:delText>ietf-inet-types.yang</w:delText>
        </w:r>
        <w:r w:rsidDel="005B1F40">
          <w:delText>::</w:delText>
        </w:r>
        <w:r w:rsidR="001831DE" w:rsidRPr="001831DE" w:rsidDel="005B1F40">
          <w:delText xml:space="preserve"> typedef ipv4-address</w:delText>
        </w:r>
      </w:del>
    </w:p>
    <w:p w:rsidR="0008392F" w:rsidDel="005B1F40" w:rsidRDefault="00C52241">
      <w:pPr>
        <w:rPr>
          <w:del w:id="363" w:author="Bernd" w:date="2015-09-11T06:08:00Z"/>
        </w:rPr>
      </w:pPr>
      <w:del w:id="364" w:author="Bernd" w:date="2015-09-11T06:08:00Z">
        <w:r w:rsidDel="005B1F40">
          <w:delText xml:space="preserve">e.g., IpAddress UML primitive type </w:delText>
        </w:r>
        <w:r w:rsidDel="005B1F40">
          <w:sym w:font="Wingdings" w:char="F0E0"/>
        </w:r>
        <w:r w:rsidDel="005B1F40">
          <w:delText xml:space="preserve"> </w:delText>
        </w:r>
        <w:r w:rsidRPr="001D0D79" w:rsidDel="005B1F40">
          <w:delText>ietf-inet-types.yang</w:delText>
        </w:r>
        <w:r w:rsidDel="005B1F40">
          <w:delText>:: ip</w:delText>
        </w:r>
        <w:r w:rsidR="001831DE" w:rsidDel="005B1F40">
          <w:delText>-Address</w:delText>
        </w:r>
      </w:del>
    </w:p>
    <w:p w:rsidR="0008392F" w:rsidDel="005B1F40" w:rsidRDefault="001831DE">
      <w:pPr>
        <w:ind w:left="5954"/>
        <w:rPr>
          <w:del w:id="365" w:author="Bernd" w:date="2015-09-11T06:08:00Z"/>
        </w:rPr>
      </w:pPr>
      <w:del w:id="366" w:author="Bernd" w:date="2015-09-11T06:08:00Z">
        <w:r w:rsidDel="005B1F40">
          <w:delText>{</w:delText>
        </w:r>
        <w:r w:rsidDel="005B1F40">
          <w:br/>
          <w:delText xml:space="preserve">    type union {</w:delText>
        </w:r>
        <w:r w:rsidDel="005B1F40">
          <w:br/>
          <w:delText xml:space="preserve">      type inet:ipv4-address;</w:delText>
        </w:r>
        <w:r w:rsidDel="005B1F40">
          <w:br/>
          <w:delText xml:space="preserve">      type inet:ipv6-address;</w:delText>
        </w:r>
        <w:r w:rsidDel="005B1F40">
          <w:br/>
          <w:delText xml:space="preserve">    }</w:delText>
        </w:r>
      </w:del>
    </w:p>
    <w:p w:rsidR="0008392F" w:rsidRDefault="005B1F40">
      <w:ins w:id="367" w:author="Bernd" w:date="2015-09-11T06:08:00Z">
        <w:r>
          <w:t xml:space="preserve">Many common types (primitive and complex) are already defined in YANG. E.g., </w:t>
        </w:r>
        <w:proofErr w:type="spellStart"/>
        <w:r>
          <w:t>ietf</w:t>
        </w:r>
        <w:proofErr w:type="spellEnd"/>
        <w:r>
          <w:t>-</w:t>
        </w:r>
        <w:proofErr w:type="spellStart"/>
        <w:r>
          <w:t>inet</w:t>
        </w:r>
        <w:proofErr w:type="spellEnd"/>
        <w:r>
          <w:t xml:space="preserve">-types, </w:t>
        </w:r>
        <w:proofErr w:type="spellStart"/>
        <w:r>
          <w:t>ietf</w:t>
        </w:r>
        <w:proofErr w:type="spellEnd"/>
        <w:r>
          <w:t>-yang-types (others to be investigated):</w:t>
        </w:r>
      </w:ins>
    </w:p>
    <w:p w:rsidR="00D85707" w:rsidRDefault="00547F09" w:rsidP="00B02B7E">
      <w:pPr>
        <w:jc w:val="center"/>
      </w:pPr>
      <w:r>
        <w:rPr>
          <w:noProof/>
          <w:lang w:val="de-DE" w:eastAsia="de-DE"/>
        </w:rPr>
        <w:drawing>
          <wp:inline distT="0" distB="0" distL="0" distR="0">
            <wp:extent cx="2630805" cy="3562985"/>
            <wp:effectExtent l="19050" t="0" r="0" b="0"/>
            <wp:docPr id="49"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2630805" cy="3562985"/>
                    </a:xfrm>
                    <a:prstGeom prst="rect">
                      <a:avLst/>
                    </a:prstGeom>
                    <a:noFill/>
                    <a:ln w="9525">
                      <a:noFill/>
                      <a:miter lim="800000"/>
                      <a:headEnd/>
                      <a:tailEnd/>
                    </a:ln>
                  </pic:spPr>
                </pic:pic>
              </a:graphicData>
            </a:graphic>
          </wp:inline>
        </w:drawing>
      </w:r>
      <w:r>
        <w:rPr>
          <w:noProof/>
          <w:lang w:val="de-DE" w:eastAsia="de-DE"/>
        </w:rPr>
        <w:drawing>
          <wp:inline distT="0" distB="0" distL="0" distR="0">
            <wp:extent cx="1492250" cy="3416300"/>
            <wp:effectExtent l="19050" t="0" r="0" b="0"/>
            <wp:docPr id="50"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1492250" cy="3416300"/>
                    </a:xfrm>
                    <a:prstGeom prst="rect">
                      <a:avLst/>
                    </a:prstGeom>
                    <a:noFill/>
                    <a:ln w="9525">
                      <a:noFill/>
                      <a:miter lim="800000"/>
                      <a:headEnd/>
                      <a:tailEnd/>
                    </a:ln>
                  </pic:spPr>
                </pic:pic>
              </a:graphicData>
            </a:graphic>
          </wp:inline>
        </w:drawing>
      </w:r>
    </w:p>
    <w:p w:rsidR="00B02B7E" w:rsidRDefault="00B02B7E" w:rsidP="009B6F01">
      <w:pPr>
        <w:pStyle w:val="FigureCaption"/>
        <w:outlineLvl w:val="0"/>
      </w:pPr>
      <w:bookmarkStart w:id="368" w:name="_Ref427660647"/>
      <w:bookmarkStart w:id="369" w:name="_Toc430330751"/>
      <w:r>
        <w:t xml:space="preserve">Figure </w:t>
      </w:r>
      <w:r w:rsidR="009D680C">
        <w:fldChar w:fldCharType="begin"/>
      </w:r>
      <w:r>
        <w:instrText xml:space="preserve"> STYLEREF 1 \s </w:instrText>
      </w:r>
      <w:r w:rsidR="009D680C">
        <w:fldChar w:fldCharType="separate"/>
      </w:r>
      <w:r w:rsidR="00745A31">
        <w:rPr>
          <w:noProof/>
        </w:rPr>
        <w:t>4</w:t>
      </w:r>
      <w:r w:rsidR="009D680C">
        <w:rPr>
          <w:noProof/>
        </w:rPr>
        <w:fldChar w:fldCharType="end"/>
      </w:r>
      <w:r>
        <w:t>.</w:t>
      </w:r>
      <w:r w:rsidR="009D680C">
        <w:fldChar w:fldCharType="begin"/>
      </w:r>
      <w:r>
        <w:instrText xml:space="preserve"> SEQ Figure \* ARABIC \s 1 </w:instrText>
      </w:r>
      <w:r w:rsidR="009D680C">
        <w:fldChar w:fldCharType="separate"/>
      </w:r>
      <w:r w:rsidR="00745A31">
        <w:rPr>
          <w:noProof/>
        </w:rPr>
        <w:t>1</w:t>
      </w:r>
      <w:r w:rsidR="009D680C">
        <w:rPr>
          <w:noProof/>
        </w:rPr>
        <w:fldChar w:fldCharType="end"/>
      </w:r>
      <w:bookmarkEnd w:id="368"/>
      <w:r>
        <w:t xml:space="preserve">: Example: Re-engineered </w:t>
      </w:r>
      <w:proofErr w:type="spellStart"/>
      <w:r w:rsidRPr="00B02B7E">
        <w:t>ietf-inet-types.yang</w:t>
      </w:r>
      <w:proofErr w:type="spellEnd"/>
      <w:r>
        <w:t xml:space="preserve"> and </w:t>
      </w:r>
      <w:proofErr w:type="spellStart"/>
      <w:r w:rsidRPr="00B02B7E">
        <w:t>ietf</w:t>
      </w:r>
      <w:proofErr w:type="spellEnd"/>
      <w:r w:rsidRPr="00B02B7E">
        <w:t>-yang-</w:t>
      </w:r>
      <w:proofErr w:type="spellStart"/>
      <w:r w:rsidRPr="00B02B7E">
        <w:t>types.yang</w:t>
      </w:r>
      <w:bookmarkEnd w:id="369"/>
      <w:proofErr w:type="spellEnd"/>
    </w:p>
    <w:p w:rsidR="005B1F40" w:rsidRDefault="005B1F40" w:rsidP="005B1F40">
      <w:pPr>
        <w:rPr>
          <w:ins w:id="370" w:author="Bernd" w:date="2015-09-11T06:09:00Z"/>
        </w:rPr>
      </w:pPr>
      <w:ins w:id="371" w:author="Bernd" w:date="2015-09-11T06:09:00Z">
        <w:r>
          <w:lastRenderedPageBreak/>
          <w:t>It is proposed to define for the commonly used YANG types corresponding UML primitive or complex data types respectively. These types will be available (by default) for use in all UML information models. This “re-engineering” needs to be done without making the UML models YANG-depended.</w:t>
        </w:r>
      </w:ins>
    </w:p>
    <w:p w:rsidR="005B1F40" w:rsidRDefault="005B1F40" w:rsidP="009B6F01">
      <w:pPr>
        <w:pStyle w:val="TableCaption"/>
        <w:outlineLvl w:val="0"/>
        <w:rPr>
          <w:ins w:id="372" w:author="Bernd" w:date="2015-09-11T06:09:00Z"/>
        </w:rPr>
      </w:pPr>
      <w:bookmarkStart w:id="373" w:name="_Ref429714582"/>
      <w:bookmarkStart w:id="374" w:name="_Toc430330782"/>
      <w:ins w:id="375" w:author="Bernd" w:date="2015-09-11T06:09:00Z">
        <w:r>
          <w:t xml:space="preserve">Table </w:t>
        </w:r>
        <w:r w:rsidR="009D680C">
          <w:fldChar w:fldCharType="begin"/>
        </w:r>
        <w:r>
          <w:instrText xml:space="preserve"> STYLEREF 1 \s </w:instrText>
        </w:r>
        <w:r w:rsidR="009D680C">
          <w:fldChar w:fldCharType="separate"/>
        </w:r>
      </w:ins>
      <w:r w:rsidR="00984456">
        <w:rPr>
          <w:noProof/>
        </w:rPr>
        <w:t>4</w:t>
      </w:r>
      <w:ins w:id="376" w:author="Bernd" w:date="2015-09-11T06:09:00Z">
        <w:r w:rsidR="009D680C">
          <w:fldChar w:fldCharType="end"/>
        </w:r>
        <w:r>
          <w:t>.</w:t>
        </w:r>
        <w:r w:rsidR="009D680C">
          <w:fldChar w:fldCharType="begin"/>
        </w:r>
        <w:r>
          <w:instrText xml:space="preserve"> SEQ Table \* ARABIC \s 1 </w:instrText>
        </w:r>
        <w:r w:rsidR="009D680C">
          <w:fldChar w:fldCharType="separate"/>
        </w:r>
      </w:ins>
      <w:ins w:id="377" w:author="Bernd" w:date="2015-09-18T09:00:00Z">
        <w:r w:rsidR="00984456">
          <w:rPr>
            <w:noProof/>
          </w:rPr>
          <w:t>29</w:t>
        </w:r>
      </w:ins>
      <w:ins w:id="378" w:author="Bernd" w:date="2015-09-11T06:09:00Z">
        <w:r w:rsidR="009D680C">
          <w:fldChar w:fldCharType="end"/>
        </w:r>
        <w:bookmarkEnd w:id="373"/>
        <w:r>
          <w:t>: IP Address Mapping Examples</w:t>
        </w:r>
        <w:bookmarkEnd w:id="374"/>
      </w:ins>
    </w:p>
    <w:tbl>
      <w:tblPr>
        <w:tblStyle w:val="Tabellengitternetz"/>
        <w:tblW w:w="0" w:type="auto"/>
        <w:tblLayout w:type="fixed"/>
        <w:tblLook w:val="04A0"/>
      </w:tblPr>
      <w:tblGrid>
        <w:gridCol w:w="4750"/>
        <w:gridCol w:w="4750"/>
      </w:tblGrid>
      <w:tr w:rsidR="005B1F40" w:rsidTr="00B9272A">
        <w:trPr>
          <w:cantSplit/>
          <w:tblHeader w:val="off"/>
          <w:ins w:id="379" w:author="Bernd" w:date="2015-09-11T06:09:00Z"/>
        </w:trPr>
        <w:tc>
          <w:tcPr>
            <w:tcW w:w="4750" w:type="dxa"/>
          </w:tcPr>
          <w:p w:rsidR="005B1F40" w:rsidRDefault="003B28CD" w:rsidP="00B9272A">
            <w:pPr>
              <w:spacing w:before="40" w:after="40"/>
              <w:jc w:val="center"/>
              <w:rPr>
                <w:ins w:id="380" w:author="Bernd" w:date="2015-09-11T06:09:00Z"/>
              </w:rPr>
            </w:pPr>
            <w:ins w:id="381" w:author="Bernd" w:date="2015-09-11T06:09:00Z">
              <w:r>
                <w:rPr>
                  <w:noProof/>
                  <w:lang w:val="de-DE" w:eastAsia="de-DE"/>
                </w:rPr>
                <w:drawing>
                  <wp:inline distT="0" distB="0" distL="0" distR="0">
                    <wp:extent cx="1019175" cy="542925"/>
                    <wp:effectExtent l="19050" t="0" r="9525" b="0"/>
                    <wp:docPr id="1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1019175" cy="542925"/>
                            </a:xfrm>
                            <a:prstGeom prst="rect">
                              <a:avLst/>
                            </a:prstGeom>
                            <a:noFill/>
                            <a:ln w="9525">
                              <a:noFill/>
                              <a:miter lim="800000"/>
                              <a:headEnd/>
                              <a:tailEnd/>
                            </a:ln>
                          </pic:spPr>
                        </pic:pic>
                      </a:graphicData>
                    </a:graphic>
                  </wp:inline>
                </w:drawing>
              </w:r>
            </w:ins>
          </w:p>
        </w:tc>
        <w:tc>
          <w:tcPr>
            <w:tcW w:w="4750" w:type="dxa"/>
          </w:tcPr>
          <w:p w:rsidR="005B1F40" w:rsidRPr="00AC0DF9" w:rsidRDefault="005B1F40" w:rsidP="00B9272A">
            <w:pPr>
              <w:spacing w:before="40" w:after="40"/>
              <w:rPr>
                <w:ins w:id="382" w:author="Bernd" w:date="2015-09-11T06:09:00Z"/>
                <w:noProof/>
                <w:sz w:val="20"/>
                <w:szCs w:val="20"/>
                <w:lang w:eastAsia="de-DE"/>
              </w:rPr>
            </w:pPr>
            <w:proofErr w:type="spellStart"/>
            <w:ins w:id="383" w:author="Bernd" w:date="2015-09-11T06:09:00Z">
              <w:r w:rsidRPr="00AC0DF9">
                <w:t>ietf-inet-types.yang</w:t>
              </w:r>
              <w:proofErr w:type="spellEnd"/>
              <w:r w:rsidRPr="00AC0DF9">
                <w:t xml:space="preserve">:: </w:t>
              </w:r>
              <w:proofErr w:type="spellStart"/>
              <w:r w:rsidRPr="00AC0DF9">
                <w:t>typedef</w:t>
              </w:r>
              <w:proofErr w:type="spellEnd"/>
              <w:r w:rsidRPr="00AC0DF9">
                <w:t xml:space="preserve"> ipv4-address</w:t>
              </w:r>
            </w:ins>
          </w:p>
        </w:tc>
      </w:tr>
      <w:tr w:rsidR="005B1F40" w:rsidTr="00B9272A">
        <w:trPr>
          <w:ins w:id="384" w:author="Bernd" w:date="2015-09-11T06:09:00Z"/>
        </w:trPr>
        <w:tc>
          <w:tcPr>
            <w:tcW w:w="4750" w:type="dxa"/>
          </w:tcPr>
          <w:p w:rsidR="005B1F40" w:rsidRDefault="003B28CD" w:rsidP="00B9272A">
            <w:pPr>
              <w:spacing w:before="40" w:after="40"/>
              <w:jc w:val="center"/>
              <w:rPr>
                <w:ins w:id="385" w:author="Bernd" w:date="2015-09-11T06:09:00Z"/>
              </w:rPr>
            </w:pPr>
            <w:ins w:id="386" w:author="Bernd" w:date="2015-09-11T06:09:00Z">
              <w:r>
                <w:rPr>
                  <w:noProof/>
                  <w:sz w:val="20"/>
                  <w:szCs w:val="20"/>
                  <w:lang w:val="de-DE" w:eastAsia="de-DE"/>
                  <w:rPrChange w:id="387">
                    <w:rPr>
                      <w:noProof/>
                      <w:lang w:val="de-DE" w:eastAsia="de-DE"/>
                    </w:rPr>
                  </w:rPrChange>
                </w:rPr>
                <w:drawing>
                  <wp:inline distT="0" distB="0" distL="0" distR="0">
                    <wp:extent cx="2005965" cy="1118870"/>
                    <wp:effectExtent l="19050" t="0" r="0" b="0"/>
                    <wp:docPr id="1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2005965" cy="1118870"/>
                            </a:xfrm>
                            <a:prstGeom prst="rect">
                              <a:avLst/>
                            </a:prstGeom>
                            <a:noFill/>
                            <a:ln w="9525">
                              <a:noFill/>
                              <a:miter lim="800000"/>
                              <a:headEnd/>
                              <a:tailEnd/>
                            </a:ln>
                          </pic:spPr>
                        </pic:pic>
                      </a:graphicData>
                    </a:graphic>
                  </wp:inline>
                </w:drawing>
              </w:r>
            </w:ins>
          </w:p>
        </w:tc>
        <w:tc>
          <w:tcPr>
            <w:tcW w:w="4750" w:type="dxa"/>
          </w:tcPr>
          <w:p w:rsidR="005B1F40" w:rsidRDefault="005B1F40" w:rsidP="00B9272A">
            <w:pPr>
              <w:spacing w:before="40" w:after="40"/>
              <w:rPr>
                <w:ins w:id="388" w:author="Bernd" w:date="2015-09-11T06:09:00Z"/>
              </w:rPr>
            </w:pPr>
            <w:proofErr w:type="spellStart"/>
            <w:ins w:id="389" w:author="Bernd" w:date="2015-09-11T06:09:00Z">
              <w:r>
                <w:t>ietf-inet-types.yang</w:t>
              </w:r>
              <w:proofErr w:type="spellEnd"/>
              <w:r>
                <w:t xml:space="preserve">:: </w:t>
              </w:r>
              <w:proofErr w:type="spellStart"/>
              <w:r>
                <w:t>ip</w:t>
              </w:r>
              <w:proofErr w:type="spellEnd"/>
              <w:r>
                <w:t>-Address</w:t>
              </w:r>
            </w:ins>
          </w:p>
          <w:p w:rsidR="005B1F40" w:rsidRDefault="005B1F40" w:rsidP="00B9272A">
            <w:pPr>
              <w:spacing w:before="40" w:after="40"/>
              <w:ind w:left="1947"/>
              <w:rPr>
                <w:ins w:id="390" w:author="Bernd" w:date="2015-09-11T06:09:00Z"/>
              </w:rPr>
            </w:pPr>
            <w:ins w:id="391" w:author="Bernd" w:date="2015-09-11T06:09:00Z">
              <w:r>
                <w:t>{</w:t>
              </w:r>
              <w:r>
                <w:br/>
                <w:t xml:space="preserve">    type union {</w:t>
              </w:r>
              <w:r>
                <w:br/>
                <w:t xml:space="preserve">      type inet:ipv4-address;</w:t>
              </w:r>
              <w:r>
                <w:br/>
                <w:t xml:space="preserve">      type inet:ipv6-address;</w:t>
              </w:r>
              <w:r>
                <w:br/>
                <w:t xml:space="preserve">    }</w:t>
              </w:r>
            </w:ins>
          </w:p>
          <w:p w:rsidR="005B1F40" w:rsidRPr="007719A9" w:rsidRDefault="005B1F40" w:rsidP="00B9272A">
            <w:pPr>
              <w:tabs>
                <w:tab w:val="left" w:pos="315"/>
                <w:tab w:val="left" w:pos="599"/>
                <w:tab w:val="left" w:pos="904"/>
              </w:tabs>
              <w:spacing w:before="40" w:after="40"/>
              <w:jc w:val="center"/>
              <w:rPr>
                <w:ins w:id="392" w:author="Bernd" w:date="2015-09-11T06:09:00Z"/>
                <w:noProof/>
                <w:sz w:val="20"/>
                <w:szCs w:val="20"/>
                <w:lang w:eastAsia="de-DE"/>
              </w:rPr>
            </w:pPr>
          </w:p>
        </w:tc>
      </w:tr>
    </w:tbl>
    <w:p w:rsidR="005B1F40" w:rsidRDefault="005B1F40"/>
    <w:p w:rsidR="00547F09" w:rsidRDefault="007741E2" w:rsidP="009B6F01">
      <w:pPr>
        <w:pStyle w:val="berschrift3"/>
      </w:pPr>
      <w:bookmarkStart w:id="393" w:name="_Toc430330735"/>
      <w:r>
        <w:t>YANG 1.0 or YANG 1.1?</w:t>
      </w:r>
      <w:bookmarkEnd w:id="393"/>
    </w:p>
    <w:p w:rsidR="0008392F" w:rsidRDefault="007741E2">
      <w:r>
        <w:t>YANG 1.0 is approved and defined in RFC 6020.</w:t>
      </w:r>
      <w:r>
        <w:br/>
        <w:t xml:space="preserve">YANG 1.1 is not approved and its </w:t>
      </w:r>
      <w:r w:rsidR="00F22923">
        <w:t xml:space="preserve">definition is </w:t>
      </w:r>
      <w:commentRangeStart w:id="394"/>
      <w:r w:rsidR="00F22923">
        <w:t xml:space="preserve">ongoing </w:t>
      </w:r>
      <w:commentRangeEnd w:id="394"/>
      <w:r w:rsidR="00F22923">
        <w:rPr>
          <w:rStyle w:val="Kommentarzeichen"/>
        </w:rPr>
        <w:commentReference w:id="394"/>
      </w:r>
      <w:r w:rsidR="00F22923">
        <w:t>in</w:t>
      </w:r>
      <w:r>
        <w:t xml:space="preserve"> </w:t>
      </w:r>
      <w:r w:rsidRPr="007741E2">
        <w:t>draft-ietf-netmod-rfc6020bis</w:t>
      </w:r>
      <w:r>
        <w:t xml:space="preserve"> (currently version </w:t>
      </w:r>
      <w:r w:rsidRPr="007741E2">
        <w:t>06)</w:t>
      </w:r>
      <w:r>
        <w:t xml:space="preserve">. Main enhancements are the action and </w:t>
      </w:r>
      <w:proofErr w:type="spellStart"/>
      <w:r>
        <w:t>anydata</w:t>
      </w:r>
      <w:proofErr w:type="spellEnd"/>
      <w:r>
        <w:t xml:space="preserve"> statements.</w:t>
      </w:r>
    </w:p>
    <w:p w:rsidR="007741E2" w:rsidRDefault="007741E2" w:rsidP="002C1987"/>
    <w:p w:rsidR="00547F09" w:rsidRDefault="00EB07D1" w:rsidP="009B6F01">
      <w:pPr>
        <w:pStyle w:val="berschrift3"/>
      </w:pPr>
      <w:bookmarkStart w:id="395" w:name="_Ref426973389"/>
      <w:bookmarkStart w:id="396" w:name="_Ref426977734"/>
      <w:bookmarkStart w:id="397" w:name="_Toc430330736"/>
      <w:r>
        <w:t>Mapping of UML Packages?</w:t>
      </w:r>
      <w:bookmarkEnd w:id="395"/>
      <w:bookmarkEnd w:id="396"/>
      <w:bookmarkEnd w:id="397"/>
    </w:p>
    <w:p w:rsidR="0008392F" w:rsidRDefault="00EB07D1">
      <w:r>
        <w:t xml:space="preserve">Need to define mapping rules for </w:t>
      </w:r>
      <w:r w:rsidRPr="00EB07D1">
        <w:t>UML package into YANG module</w:t>
      </w:r>
      <w:r>
        <w:t>s</w:t>
      </w:r>
      <w:r w:rsidR="009D1DEA">
        <w:t xml:space="preserve"> or the new draft YANG package statement (</w:t>
      </w:r>
      <w:hyperlink r:id="rId39" w:history="1">
        <w:r w:rsidR="009D1DEA" w:rsidRPr="00C62CC7">
          <w:rPr>
            <w:rStyle w:val="Hyperlink"/>
          </w:rPr>
          <w:t>http://datatracker.ietf.org/doc/draft-bierman-netmod-yang-package/</w:t>
        </w:r>
      </w:hyperlink>
      <w:r w:rsidR="009D1DEA">
        <w:t>)?</w:t>
      </w:r>
      <w:r>
        <w:t>.</w:t>
      </w:r>
    </w:p>
    <w:p w:rsidR="00EB07D1" w:rsidRDefault="004C4C8A" w:rsidP="002C1987">
      <w:r>
        <w:t xml:space="preserve">#1: </w:t>
      </w:r>
      <w:r w:rsidR="00EB07D1">
        <w:t xml:space="preserve">For example, are </w:t>
      </w:r>
      <w:proofErr w:type="spellStart"/>
      <w:r w:rsidR="00EB07D1">
        <w:t>CoreNetworkModule</w:t>
      </w:r>
      <w:proofErr w:type="spellEnd"/>
      <w:r w:rsidR="00EB07D1">
        <w:t xml:space="preserve"> and </w:t>
      </w:r>
      <w:proofErr w:type="spellStart"/>
      <w:r w:rsidR="00EB07D1">
        <w:t>CoreFoundationModule</w:t>
      </w:r>
      <w:proofErr w:type="spellEnd"/>
      <w:r w:rsidR="00EB07D1">
        <w:t xml:space="preserve"> UML packages to be transformed into YANG modules? Are the </w:t>
      </w:r>
      <w:proofErr w:type="spellStart"/>
      <w:r w:rsidR="00EB07D1">
        <w:t>TypeDefinitions</w:t>
      </w:r>
      <w:proofErr w:type="spellEnd"/>
      <w:r w:rsidR="00EB07D1">
        <w:t xml:space="preserve"> and </w:t>
      </w:r>
      <w:proofErr w:type="spellStart"/>
      <w:r w:rsidR="00EB07D1">
        <w:t>ObjectClasses</w:t>
      </w:r>
      <w:proofErr w:type="spellEnd"/>
      <w:r w:rsidR="00EB07D1">
        <w:t xml:space="preserve"> UML packages then </w:t>
      </w:r>
      <w:proofErr w:type="spellStart"/>
      <w:r w:rsidR="00EB07D1">
        <w:t>submodules</w:t>
      </w:r>
      <w:proofErr w:type="spellEnd"/>
      <w:r w:rsidR="00EB07D1">
        <w:t>? Or do we merge these two UML packages into one YANG module?</w:t>
      </w:r>
    </w:p>
    <w:p w:rsidR="00EB07D1" w:rsidRDefault="00240671" w:rsidP="002C1987">
      <w:r w:rsidRPr="00BC04D5">
        <w:rPr>
          <w:noProof/>
          <w:lang w:val="de-DE" w:eastAsia="de-DE"/>
        </w:rPr>
        <w:drawing>
          <wp:inline distT="0" distB="0" distL="0" distR="0">
            <wp:extent cx="2499863" cy="1554561"/>
            <wp:effectExtent l="19050" t="0" r="0" b="0"/>
            <wp:docPr id="29" name="Picture 2" descr="cid:image001.png@01D0BB1A.7D03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0BB1A.7D033390"/>
                    <pic:cNvPicPr>
                      <a:picLocks noChangeAspect="1" noChangeArrowheads="1"/>
                    </pic:cNvPicPr>
                  </pic:nvPicPr>
                  <pic:blipFill>
                    <a:blip r:embed="rId40" r:link="rId41"/>
                    <a:srcRect/>
                    <a:stretch>
                      <a:fillRect/>
                    </a:stretch>
                  </pic:blipFill>
                  <pic:spPr bwMode="auto">
                    <a:xfrm>
                      <a:off x="0" y="0"/>
                      <a:ext cx="2501770" cy="1555747"/>
                    </a:xfrm>
                    <a:prstGeom prst="rect">
                      <a:avLst/>
                    </a:prstGeom>
                    <a:noFill/>
                    <a:ln w="9525">
                      <a:noFill/>
                      <a:miter lim="800000"/>
                      <a:headEnd/>
                      <a:tailEnd/>
                    </a:ln>
                  </pic:spPr>
                </pic:pic>
              </a:graphicData>
            </a:graphic>
          </wp:inline>
        </w:drawing>
      </w:r>
    </w:p>
    <w:p w:rsidR="00EB07D1" w:rsidRDefault="00EB07D1" w:rsidP="002C1987"/>
    <w:p w:rsidR="00EB07D1" w:rsidRDefault="004C4C8A" w:rsidP="002C1987">
      <w:r>
        <w:t xml:space="preserve">#2: </w:t>
      </w:r>
      <w:r w:rsidR="00EB07D1">
        <w:t xml:space="preserve">Similar to #1, but what to do with embedded first-level UML packages, i.e. </w:t>
      </w:r>
      <w:proofErr w:type="spellStart"/>
      <w:r w:rsidR="00EB07D1">
        <w:t>SuperClassesAndCommonPackages</w:t>
      </w:r>
      <w:proofErr w:type="spellEnd"/>
      <w:r w:rsidR="00EB07D1">
        <w:t xml:space="preserve"> w/in </w:t>
      </w:r>
      <w:proofErr w:type="spellStart"/>
      <w:r w:rsidR="00EB07D1">
        <w:t>CoreFoundationModule</w:t>
      </w:r>
      <w:proofErr w:type="spellEnd"/>
      <w:r w:rsidR="00EB07D1">
        <w:t>?</w:t>
      </w:r>
    </w:p>
    <w:p w:rsidR="00EB07D1" w:rsidRDefault="00240671" w:rsidP="002C1987">
      <w:r w:rsidRPr="00BC04D5">
        <w:rPr>
          <w:noProof/>
          <w:lang w:val="de-DE" w:eastAsia="de-DE"/>
        </w:rPr>
        <w:lastRenderedPageBreak/>
        <w:drawing>
          <wp:inline distT="0" distB="0" distL="0" distR="0">
            <wp:extent cx="2310082" cy="1230525"/>
            <wp:effectExtent l="19050" t="0" r="0" b="0"/>
            <wp:docPr id="31" name="Picture 1" descr="cid:image002.png@01D0BB1A.7D03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BB1A.7D033390"/>
                    <pic:cNvPicPr>
                      <a:picLocks noChangeAspect="1" noChangeArrowheads="1"/>
                    </pic:cNvPicPr>
                  </pic:nvPicPr>
                  <pic:blipFill>
                    <a:blip r:embed="rId42" r:link="rId43"/>
                    <a:srcRect/>
                    <a:stretch>
                      <a:fillRect/>
                    </a:stretch>
                  </pic:blipFill>
                  <pic:spPr bwMode="auto">
                    <a:xfrm>
                      <a:off x="0" y="0"/>
                      <a:ext cx="2311712" cy="1231393"/>
                    </a:xfrm>
                    <a:prstGeom prst="rect">
                      <a:avLst/>
                    </a:prstGeom>
                    <a:noFill/>
                    <a:ln w="9525">
                      <a:noFill/>
                      <a:miter lim="800000"/>
                      <a:headEnd/>
                      <a:tailEnd/>
                    </a:ln>
                  </pic:spPr>
                </pic:pic>
              </a:graphicData>
            </a:graphic>
          </wp:inline>
        </w:drawing>
      </w:r>
    </w:p>
    <w:p w:rsidR="00EB07D1" w:rsidRDefault="004C4C8A" w:rsidP="002C1987">
      <w:r>
        <w:t xml:space="preserve">#3: </w:t>
      </w:r>
      <w:r w:rsidR="00EB07D1">
        <w:t xml:space="preserve">As Karthik stated at the last meeting, we should have a separate module for the </w:t>
      </w:r>
      <w:proofErr w:type="spellStart"/>
      <w:r w:rsidR="00EB07D1">
        <w:t>TypeDefinitions</w:t>
      </w:r>
      <w:proofErr w:type="spellEnd"/>
      <w:r w:rsidR="00EB07D1">
        <w:t xml:space="preserve">, perhaps one for each UML package, e.g. </w:t>
      </w:r>
      <w:proofErr w:type="spellStart"/>
      <w:r w:rsidR="00EB07D1">
        <w:t>CoreFoundationModule-TypeDefinitions.yang</w:t>
      </w:r>
      <w:proofErr w:type="spellEnd"/>
      <w:r w:rsidR="00EB07D1">
        <w:t>. This would allow easier re-use across the YANG modules.</w:t>
      </w:r>
    </w:p>
    <w:p w:rsidR="00EB07D1" w:rsidRDefault="004C4C8A" w:rsidP="002C1987">
      <w:r>
        <w:t xml:space="preserve">#4: </w:t>
      </w:r>
      <w:r w:rsidR="00EB07D1">
        <w:t>Also, we need to discuss namespace and prefix for these YANG modules. There are certain IETF guidelines for the registry of prefixes…</w:t>
      </w:r>
    </w:p>
    <w:p w:rsidR="00EB07D1" w:rsidRDefault="00EB07D1" w:rsidP="002C1987"/>
    <w:p w:rsidR="00147673" w:rsidRDefault="00EC20F3" w:rsidP="009B6F01">
      <w:pPr>
        <w:pStyle w:val="berschrift3"/>
        <w:rPr>
          <w:ins w:id="398" w:author="Bernd" w:date="2015-09-09T03:17:00Z"/>
        </w:rPr>
      </w:pPr>
      <w:bookmarkStart w:id="399" w:name="_Ref429714285"/>
      <w:bookmarkStart w:id="400" w:name="_Toc430330737"/>
      <w:ins w:id="401" w:author="Bernd" w:date="2015-09-11T05:51:00Z">
        <w:r>
          <w:t xml:space="preserve">Combination of </w:t>
        </w:r>
      </w:ins>
      <w:ins w:id="402" w:author="Bernd" w:date="2015-09-11T06:02:00Z">
        <w:r w:rsidR="00DB71B7">
          <w:t>different Associations</w:t>
        </w:r>
      </w:ins>
      <w:ins w:id="403" w:author="Bernd" w:date="2015-09-09T03:17:00Z">
        <w:r w:rsidR="00147673">
          <w:t>?</w:t>
        </w:r>
        <w:bookmarkEnd w:id="399"/>
        <w:bookmarkEnd w:id="400"/>
      </w:ins>
    </w:p>
    <w:p w:rsidR="004A218B" w:rsidRDefault="004A218B" w:rsidP="004A218B">
      <w:pPr>
        <w:rPr>
          <w:ins w:id="404" w:author="Bernd" w:date="2015-09-18T09:01:00Z"/>
        </w:rPr>
      </w:pPr>
    </w:p>
    <w:p w:rsidR="004A218B" w:rsidRDefault="004A218B" w:rsidP="009B6F01">
      <w:pPr>
        <w:pStyle w:val="TableCaption"/>
        <w:outlineLvl w:val="0"/>
        <w:rPr>
          <w:ins w:id="405" w:author="Bernd" w:date="2015-09-18T09:01:00Z"/>
        </w:rPr>
      </w:pPr>
      <w:bookmarkStart w:id="406" w:name="_Toc430330783"/>
      <w:ins w:id="407" w:author="Bernd" w:date="2015-09-18T09:01:00Z">
        <w:r>
          <w:t xml:space="preserve">Table </w:t>
        </w:r>
        <w:r w:rsidR="009D680C">
          <w:fldChar w:fldCharType="begin"/>
        </w:r>
        <w:r>
          <w:instrText xml:space="preserve"> STYLEREF 1 \s </w:instrText>
        </w:r>
        <w:r w:rsidR="009D680C">
          <w:fldChar w:fldCharType="separate"/>
        </w:r>
      </w:ins>
      <w:r>
        <w:rPr>
          <w:noProof/>
        </w:rPr>
        <w:t>4</w:t>
      </w:r>
      <w:ins w:id="408" w:author="Bernd" w:date="2015-09-18T09:01:00Z">
        <w:r w:rsidR="009D680C">
          <w:fldChar w:fldCharType="end"/>
        </w:r>
        <w:r>
          <w:t>.</w:t>
        </w:r>
        <w:r w:rsidR="009D680C">
          <w:fldChar w:fldCharType="begin"/>
        </w:r>
        <w:r>
          <w:instrText xml:space="preserve"> SEQ Table \* ARABIC \s 1 </w:instrText>
        </w:r>
        <w:r w:rsidR="009D680C">
          <w:fldChar w:fldCharType="separate"/>
        </w:r>
        <w:r>
          <w:rPr>
            <w:noProof/>
          </w:rPr>
          <w:t>30</w:t>
        </w:r>
        <w:r w:rsidR="009D680C">
          <w:fldChar w:fldCharType="end"/>
        </w:r>
        <w:r>
          <w:t xml:space="preserve">: </w:t>
        </w:r>
        <w:r w:rsidRPr="004A218B">
          <w:t>Combination of Associations Mapping Examples</w:t>
        </w:r>
        <w:bookmarkEnd w:id="406"/>
      </w:ins>
    </w:p>
    <w:tbl>
      <w:tblPr>
        <w:tblStyle w:val="Tabellengitternetz"/>
        <w:tblW w:w="0" w:type="auto"/>
        <w:tblLayout w:type="fixed"/>
        <w:tblLook w:val="04A0"/>
      </w:tblPr>
      <w:tblGrid>
        <w:gridCol w:w="4750"/>
        <w:gridCol w:w="4750"/>
      </w:tblGrid>
      <w:tr w:rsidR="005468A8" w:rsidTr="00EE7112">
        <w:trPr>
          <w:cantSplit/>
          <w:tblHeader w:val="off"/>
          <w:ins w:id="409" w:author="Bernd" w:date="2015-09-10T01:50:00Z"/>
        </w:trPr>
        <w:tc>
          <w:tcPr>
            <w:tcW w:w="4750" w:type="dxa"/>
          </w:tcPr>
          <w:p w:rsidR="005468A8" w:rsidRDefault="003B28CD" w:rsidP="00EE7112">
            <w:pPr>
              <w:spacing w:before="40" w:after="40"/>
              <w:jc w:val="center"/>
              <w:rPr>
                <w:ins w:id="410" w:author="Bernd" w:date="2015-09-10T01:50:00Z"/>
              </w:rPr>
            </w:pPr>
            <w:ins w:id="411" w:author="Bernd" w:date="2015-09-10T01:50:00Z">
              <w:r>
                <w:rPr>
                  <w:noProof/>
                  <w:lang w:val="de-DE" w:eastAsia="de-DE"/>
                </w:rPr>
                <w:drawing>
                  <wp:inline distT="0" distB="0" distL="0" distR="0">
                    <wp:extent cx="2858238" cy="1866900"/>
                    <wp:effectExtent l="19050" t="0" r="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2858238" cy="1866900"/>
                            </a:xfrm>
                            <a:prstGeom prst="rect">
                              <a:avLst/>
                            </a:prstGeom>
                            <a:noFill/>
                            <a:ln w="9525">
                              <a:noFill/>
                              <a:miter lim="800000"/>
                              <a:headEnd/>
                              <a:tailEnd/>
                            </a:ln>
                          </pic:spPr>
                        </pic:pic>
                      </a:graphicData>
                    </a:graphic>
                  </wp:inline>
                </w:drawing>
              </w:r>
            </w:ins>
          </w:p>
        </w:tc>
        <w:tc>
          <w:tcPr>
            <w:tcW w:w="4750" w:type="dxa"/>
          </w:tcPr>
          <w:p w:rsidR="005468A8" w:rsidRPr="00AC0DF9" w:rsidRDefault="005468A8" w:rsidP="00D14FD1">
            <w:pPr>
              <w:tabs>
                <w:tab w:val="left" w:pos="297"/>
                <w:tab w:val="left" w:pos="612"/>
                <w:tab w:val="left" w:pos="897"/>
              </w:tabs>
              <w:spacing w:before="40" w:after="40"/>
              <w:rPr>
                <w:ins w:id="412" w:author="Bernd" w:date="2015-09-10T01:50:00Z"/>
                <w:noProof/>
                <w:sz w:val="20"/>
                <w:szCs w:val="20"/>
                <w:lang w:eastAsia="de-DE"/>
              </w:rPr>
            </w:pPr>
            <w:ins w:id="413" w:author="Bernd" w:date="2015-09-11T05:39:00Z">
              <w:r w:rsidRPr="005468A8">
                <w:rPr>
                  <w:noProof/>
                  <w:lang w:eastAsia="de-DE"/>
                </w:rPr>
                <w:t>container Class</w:t>
              </w:r>
            </w:ins>
            <w:ins w:id="414" w:author="Bernd" w:date="2015-09-11T05:40:00Z">
              <w:r>
                <w:rPr>
                  <w:noProof/>
                  <w:lang w:eastAsia="de-DE"/>
                </w:rPr>
                <w:t>J</w:t>
              </w:r>
            </w:ins>
            <w:ins w:id="415" w:author="Bernd" w:date="2015-09-11T05:39:00Z">
              <w:r w:rsidRPr="005468A8">
                <w:rPr>
                  <w:noProof/>
                  <w:lang w:eastAsia="de-DE"/>
                </w:rPr>
                <w:t xml:space="preserve"> {</w:t>
              </w:r>
              <w:r w:rsidRPr="005468A8">
                <w:rPr>
                  <w:noProof/>
                  <w:lang w:eastAsia="de-DE"/>
                </w:rPr>
                <w:br/>
              </w:r>
              <w:r w:rsidRPr="005468A8">
                <w:rPr>
                  <w:noProof/>
                  <w:lang w:eastAsia="de-DE"/>
                </w:rPr>
                <w:tab/>
                <w:t>…</w:t>
              </w:r>
            </w:ins>
            <w:ins w:id="416" w:author="Bernd" w:date="2015-09-11T05:40:00Z">
              <w:r>
                <w:rPr>
                  <w:noProof/>
                  <w:lang w:eastAsia="de-DE"/>
                </w:rPr>
                <w:br/>
              </w:r>
            </w:ins>
            <w:ins w:id="417" w:author="Bernd" w:date="2015-09-11T05:39:00Z">
              <w:r w:rsidRPr="005468A8">
                <w:rPr>
                  <w:noProof/>
                  <w:lang w:eastAsia="de-DE"/>
                </w:rPr>
                <w:tab/>
                <w:t>list Class</w:t>
              </w:r>
            </w:ins>
            <w:ins w:id="418" w:author="Bernd" w:date="2015-09-11T05:40:00Z">
              <w:r>
                <w:rPr>
                  <w:noProof/>
                  <w:lang w:eastAsia="de-DE"/>
                </w:rPr>
                <w:t>L</w:t>
              </w:r>
            </w:ins>
            <w:ins w:id="419" w:author="Bernd" w:date="2015-09-11T05:39:00Z">
              <w:r w:rsidRPr="005468A8">
                <w:rPr>
                  <w:noProof/>
                  <w:lang w:eastAsia="de-DE"/>
                </w:rPr>
                <w:t xml:space="preserve"> {</w:t>
              </w:r>
            </w:ins>
            <w:ins w:id="420" w:author="Bernd" w:date="2015-09-11T05:46:00Z">
              <w:r w:rsidR="00D14FD1">
                <w:rPr>
                  <w:noProof/>
                  <w:lang w:eastAsia="de-DE"/>
                </w:rPr>
                <w:br/>
              </w:r>
            </w:ins>
            <w:ins w:id="421" w:author="Bernd" w:date="2015-09-11T05:39:00Z">
              <w:r w:rsidRPr="005468A8">
                <w:rPr>
                  <w:noProof/>
                  <w:lang w:eastAsia="de-DE"/>
                </w:rPr>
                <w:tab/>
              </w:r>
              <w:r w:rsidRPr="005468A8">
                <w:rPr>
                  <w:noProof/>
                  <w:lang w:eastAsia="de-DE"/>
                </w:rPr>
                <w:tab/>
                <w:t>…</w:t>
              </w:r>
            </w:ins>
            <w:ins w:id="422" w:author="Bernd" w:date="2015-09-11T05:40:00Z">
              <w:r>
                <w:rPr>
                  <w:noProof/>
                  <w:lang w:eastAsia="de-DE"/>
                </w:rPr>
                <w:br/>
              </w:r>
            </w:ins>
            <w:ins w:id="423" w:author="Bernd" w:date="2015-09-11T05:46:00Z">
              <w:r w:rsidR="00D14FD1">
                <w:rPr>
                  <w:noProof/>
                  <w:lang w:eastAsia="de-DE"/>
                </w:rPr>
                <w:tab/>
              </w:r>
              <w:r w:rsidR="00D14FD1" w:rsidRPr="00D14FD1">
                <w:rPr>
                  <w:noProof/>
                  <w:lang w:eastAsia="de-DE"/>
                </w:rPr>
                <w:tab/>
                <w:t>uses Class</w:t>
              </w:r>
              <w:r w:rsidR="00D14FD1">
                <w:rPr>
                  <w:noProof/>
                  <w:lang w:eastAsia="de-DE"/>
                </w:rPr>
                <w:t>K</w:t>
              </w:r>
              <w:r w:rsidR="00D14FD1" w:rsidRPr="00D14FD1">
                <w:rPr>
                  <w:noProof/>
                  <w:lang w:eastAsia="de-DE"/>
                </w:rPr>
                <w:t>;</w:t>
              </w:r>
              <w:r w:rsidR="00D14FD1">
                <w:rPr>
                  <w:noProof/>
                  <w:lang w:eastAsia="de-DE"/>
                </w:rPr>
                <w:br/>
              </w:r>
            </w:ins>
            <w:ins w:id="424" w:author="Bernd" w:date="2015-09-11T05:39:00Z">
              <w:r w:rsidRPr="005468A8">
                <w:rPr>
                  <w:noProof/>
                  <w:lang w:eastAsia="de-DE"/>
                </w:rPr>
                <w:tab/>
                <w:t>}</w:t>
              </w:r>
              <w:r w:rsidRPr="005468A8">
                <w:rPr>
                  <w:noProof/>
                  <w:lang w:eastAsia="de-DE"/>
                </w:rPr>
                <w:br/>
              </w:r>
            </w:ins>
            <w:ins w:id="425" w:author="Bernd" w:date="2015-09-11T05:40:00Z">
              <w:r w:rsidRPr="005468A8">
                <w:rPr>
                  <w:noProof/>
                  <w:lang w:eastAsia="de-DE"/>
                </w:rPr>
                <w:tab/>
                <w:t>list Class</w:t>
              </w:r>
              <w:r>
                <w:rPr>
                  <w:noProof/>
                  <w:lang w:eastAsia="de-DE"/>
                </w:rPr>
                <w:t>M</w:t>
              </w:r>
              <w:r w:rsidRPr="005468A8">
                <w:rPr>
                  <w:noProof/>
                  <w:lang w:eastAsia="de-DE"/>
                </w:rPr>
                <w:t xml:space="preserve"> {</w:t>
              </w:r>
              <w:r w:rsidRPr="005468A8">
                <w:rPr>
                  <w:noProof/>
                  <w:lang w:eastAsia="de-DE"/>
                </w:rPr>
                <w:br/>
              </w:r>
              <w:r w:rsidRPr="005468A8">
                <w:rPr>
                  <w:noProof/>
                  <w:lang w:eastAsia="de-DE"/>
                </w:rPr>
                <w:tab/>
              </w:r>
              <w:r w:rsidRPr="005468A8">
                <w:rPr>
                  <w:noProof/>
                  <w:lang w:eastAsia="de-DE"/>
                </w:rPr>
                <w:tab/>
                <w:t>…</w:t>
              </w:r>
              <w:r>
                <w:rPr>
                  <w:noProof/>
                  <w:lang w:eastAsia="de-DE"/>
                </w:rPr>
                <w:br/>
              </w:r>
            </w:ins>
            <w:ins w:id="426" w:author="Bernd" w:date="2015-09-11T05:46:00Z">
              <w:r w:rsidR="00D14FD1">
                <w:rPr>
                  <w:noProof/>
                  <w:lang w:eastAsia="de-DE"/>
                </w:rPr>
                <w:tab/>
              </w:r>
              <w:r w:rsidR="00D14FD1" w:rsidRPr="00D14FD1">
                <w:rPr>
                  <w:noProof/>
                  <w:lang w:eastAsia="de-DE"/>
                </w:rPr>
                <w:tab/>
                <w:t>uses Class</w:t>
              </w:r>
              <w:r w:rsidR="00D14FD1">
                <w:rPr>
                  <w:noProof/>
                  <w:lang w:eastAsia="de-DE"/>
                </w:rPr>
                <w:t>K</w:t>
              </w:r>
              <w:r w:rsidR="00D14FD1" w:rsidRPr="00D14FD1">
                <w:rPr>
                  <w:noProof/>
                  <w:lang w:eastAsia="de-DE"/>
                </w:rPr>
                <w:t>;</w:t>
              </w:r>
              <w:r w:rsidR="00D14FD1">
                <w:rPr>
                  <w:noProof/>
                  <w:lang w:eastAsia="de-DE"/>
                </w:rPr>
                <w:br/>
              </w:r>
            </w:ins>
            <w:ins w:id="427" w:author="Bernd" w:date="2015-09-11T05:40:00Z">
              <w:r w:rsidRPr="005468A8">
                <w:rPr>
                  <w:noProof/>
                  <w:lang w:eastAsia="de-DE"/>
                </w:rPr>
                <w:tab/>
                <w:t>}</w:t>
              </w:r>
              <w:r w:rsidRPr="005468A8">
                <w:rPr>
                  <w:noProof/>
                  <w:lang w:eastAsia="de-DE"/>
                </w:rPr>
                <w:br/>
              </w:r>
            </w:ins>
            <w:ins w:id="428" w:author="Bernd" w:date="2015-09-11T05:39:00Z">
              <w:r w:rsidRPr="005468A8">
                <w:rPr>
                  <w:noProof/>
                  <w:lang w:eastAsia="de-DE"/>
                </w:rPr>
                <w:t>}</w:t>
              </w:r>
            </w:ins>
          </w:p>
        </w:tc>
      </w:tr>
      <w:tr w:rsidR="00EC20F3" w:rsidRPr="00AE0AE4" w:rsidTr="00B9272A">
        <w:trPr>
          <w:cantSplit/>
          <w:tblHeader w:val="off"/>
          <w:ins w:id="429" w:author="Bernd" w:date="2015-09-11T05:52:00Z"/>
        </w:trPr>
        <w:tc>
          <w:tcPr>
            <w:tcW w:w="4750" w:type="dxa"/>
          </w:tcPr>
          <w:p w:rsidR="00EC20F3" w:rsidRDefault="003B28CD" w:rsidP="00B9272A">
            <w:pPr>
              <w:spacing w:before="40" w:after="40"/>
              <w:jc w:val="center"/>
              <w:rPr>
                <w:ins w:id="430" w:author="Bernd" w:date="2015-09-11T05:52:00Z"/>
                <w:noProof/>
                <w:lang w:val="de-DE" w:eastAsia="de-DE"/>
              </w:rPr>
            </w:pPr>
            <w:ins w:id="431" w:author="Bernd" w:date="2015-09-11T05:52:00Z">
              <w:r>
                <w:rPr>
                  <w:noProof/>
                  <w:lang w:val="de-DE" w:eastAsia="de-DE"/>
                </w:rPr>
                <w:lastRenderedPageBreak/>
                <w:drawing>
                  <wp:inline distT="0" distB="0" distL="0" distR="0">
                    <wp:extent cx="2876550" cy="3305175"/>
                    <wp:effectExtent l="19050" t="0" r="0" b="0"/>
                    <wp:docPr id="1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2876550" cy="3305175"/>
                            </a:xfrm>
                            <a:prstGeom prst="rect">
                              <a:avLst/>
                            </a:prstGeom>
                            <a:noFill/>
                            <a:ln w="9525">
                              <a:noFill/>
                              <a:miter lim="800000"/>
                              <a:headEnd/>
                              <a:tailEnd/>
                            </a:ln>
                          </pic:spPr>
                        </pic:pic>
                      </a:graphicData>
                    </a:graphic>
                  </wp:inline>
                </w:drawing>
              </w:r>
            </w:ins>
          </w:p>
        </w:tc>
        <w:tc>
          <w:tcPr>
            <w:tcW w:w="4750" w:type="dxa"/>
          </w:tcPr>
          <w:p w:rsidR="00EC20F3" w:rsidRPr="005468A8" w:rsidRDefault="00EC20F3" w:rsidP="00B9272A">
            <w:pPr>
              <w:tabs>
                <w:tab w:val="left" w:pos="315"/>
                <w:tab w:val="left" w:pos="599"/>
                <w:tab w:val="left" w:pos="882"/>
              </w:tabs>
              <w:spacing w:before="40" w:after="40"/>
              <w:rPr>
                <w:ins w:id="432" w:author="Bernd" w:date="2015-09-11T05:52:00Z"/>
                <w:noProof/>
                <w:lang w:eastAsia="de-DE"/>
              </w:rPr>
            </w:pPr>
            <w:ins w:id="433" w:author="Bernd" w:date="2015-09-11T05:52:00Z">
              <w:r w:rsidRPr="004A218B">
                <w:rPr>
                  <w:noProof/>
                  <w:lang w:eastAsia="de-DE"/>
                </w:rPr>
                <w:t>container ClassN {</w:t>
              </w:r>
              <w:r w:rsidRPr="004A218B">
                <w:rPr>
                  <w:noProof/>
                  <w:lang w:eastAsia="de-DE"/>
                </w:rPr>
                <w:br/>
              </w:r>
              <w:r w:rsidRPr="004A218B">
                <w:rPr>
                  <w:noProof/>
                  <w:lang w:eastAsia="de-DE"/>
                </w:rPr>
                <w:tab/>
                <w:t>…</w:t>
              </w:r>
              <w:r w:rsidRPr="004A218B">
                <w:rPr>
                  <w:noProof/>
                  <w:lang w:eastAsia="de-DE"/>
                </w:rPr>
                <w:br/>
              </w:r>
              <w:r w:rsidRPr="004A218B">
                <w:rPr>
                  <w:noProof/>
                  <w:lang w:eastAsia="de-DE"/>
                </w:rPr>
                <w:tab/>
                <w:t>container ClassP {</w:t>
              </w:r>
              <w:r w:rsidRPr="004A218B">
                <w:rPr>
                  <w:noProof/>
                  <w:lang w:eastAsia="de-DE"/>
                </w:rPr>
                <w:br/>
              </w:r>
              <w:r w:rsidRPr="004A218B">
                <w:rPr>
                  <w:noProof/>
                  <w:lang w:eastAsia="de-DE"/>
                </w:rPr>
                <w:tab/>
              </w:r>
              <w:r w:rsidRPr="004A218B">
                <w:rPr>
                  <w:noProof/>
                  <w:lang w:eastAsia="de-DE"/>
                </w:rPr>
                <w:tab/>
                <w:t>…</w:t>
              </w:r>
              <w:r w:rsidRPr="004A218B">
                <w:rPr>
                  <w:noProof/>
                  <w:lang w:eastAsia="de-DE"/>
                </w:rPr>
                <w:br/>
              </w:r>
              <w:r w:rsidRPr="004A218B">
                <w:rPr>
                  <w:noProof/>
                  <w:lang w:eastAsia="de-DE"/>
                </w:rPr>
                <w:tab/>
              </w:r>
              <w:r w:rsidRPr="004A218B">
                <w:rPr>
                  <w:noProof/>
                  <w:lang w:eastAsia="de-DE"/>
                </w:rPr>
                <w:tab/>
                <w:t>leaf-list classO {</w:t>
              </w:r>
              <w:r w:rsidRPr="004A218B">
                <w:rPr>
                  <w:noProof/>
                  <w:lang w:eastAsia="de-DE"/>
                </w:rPr>
                <w:br/>
              </w:r>
              <w:r w:rsidRPr="004A218B">
                <w:rPr>
                  <w:noProof/>
                  <w:lang w:eastAsia="de-DE"/>
                </w:rPr>
                <w:tab/>
              </w:r>
              <w:r w:rsidRPr="004A218B">
                <w:rPr>
                  <w:noProof/>
                  <w:lang w:eastAsia="de-DE"/>
                </w:rPr>
                <w:tab/>
              </w:r>
              <w:r w:rsidRPr="004A218B">
                <w:rPr>
                  <w:noProof/>
                  <w:lang w:eastAsia="de-DE"/>
                </w:rPr>
                <w:tab/>
                <w:t>type leafref {</w:t>
              </w:r>
              <w:r w:rsidRPr="004A218B">
                <w:rPr>
                  <w:noProof/>
                  <w:lang w:eastAsia="de-DE"/>
                </w:rPr>
                <w:br/>
              </w:r>
              <w:r w:rsidRPr="004A218B">
                <w:rPr>
                  <w:noProof/>
                  <w:lang w:eastAsia="de-DE"/>
                </w:rPr>
                <w:tab/>
              </w:r>
              <w:r w:rsidRPr="004A218B">
                <w:rPr>
                  <w:noProof/>
                  <w:lang w:eastAsia="de-DE"/>
                </w:rPr>
                <w:tab/>
              </w:r>
              <w:r w:rsidRPr="004A218B">
                <w:rPr>
                  <w:noProof/>
                  <w:lang w:eastAsia="de-DE"/>
                </w:rPr>
                <w:tab/>
              </w:r>
              <w:r w:rsidRPr="004A218B">
                <w:rPr>
                  <w:noProof/>
                  <w:lang w:eastAsia="de-DE"/>
                </w:rPr>
                <w:tab/>
                <w:t>path “/ClassO/name";</w:t>
              </w:r>
              <w:r w:rsidRPr="004A218B">
                <w:rPr>
                  <w:noProof/>
                  <w:lang w:eastAsia="de-DE"/>
                </w:rPr>
                <w:br/>
              </w:r>
              <w:r w:rsidRPr="004A218B">
                <w:rPr>
                  <w:noProof/>
                  <w:lang w:eastAsia="de-DE"/>
                </w:rPr>
                <w:tab/>
              </w:r>
              <w:r w:rsidRPr="004A218B">
                <w:rPr>
                  <w:noProof/>
                  <w:lang w:eastAsia="de-DE"/>
                </w:rPr>
                <w:tab/>
              </w:r>
              <w:r w:rsidRPr="004A218B">
                <w:rPr>
                  <w:noProof/>
                  <w:lang w:eastAsia="de-DE"/>
                </w:rPr>
                <w:tab/>
                <w:t>}</w:t>
              </w:r>
              <w:r w:rsidRPr="004A218B">
                <w:rPr>
                  <w:noProof/>
                  <w:lang w:eastAsia="de-DE"/>
                </w:rPr>
                <w:br/>
              </w:r>
              <w:r w:rsidRPr="004A218B">
                <w:rPr>
                  <w:noProof/>
                  <w:lang w:eastAsia="de-DE"/>
                </w:rPr>
                <w:tab/>
              </w:r>
              <w:r w:rsidRPr="004A218B">
                <w:rPr>
                  <w:noProof/>
                  <w:lang w:eastAsia="de-DE"/>
                </w:rPr>
                <w:tab/>
                <w:t>}</w:t>
              </w:r>
              <w:r w:rsidRPr="004A218B">
                <w:rPr>
                  <w:noProof/>
                  <w:lang w:eastAsia="de-DE"/>
                </w:rPr>
                <w:br/>
              </w:r>
              <w:r w:rsidRPr="004A218B">
                <w:rPr>
                  <w:noProof/>
                  <w:lang w:eastAsia="de-DE"/>
                </w:rPr>
                <w:tab/>
              </w:r>
              <w:r w:rsidRPr="004A218B">
                <w:rPr>
                  <w:noProof/>
                  <w:lang w:eastAsia="de-DE"/>
                </w:rPr>
                <w:tab/>
                <w:t>leaf classQ {</w:t>
              </w:r>
              <w:r w:rsidRPr="004A218B">
                <w:rPr>
                  <w:noProof/>
                  <w:lang w:eastAsia="de-DE"/>
                </w:rPr>
                <w:br/>
              </w:r>
              <w:r w:rsidRPr="004A218B">
                <w:rPr>
                  <w:noProof/>
                  <w:lang w:eastAsia="de-DE"/>
                </w:rPr>
                <w:tab/>
              </w:r>
              <w:r w:rsidRPr="004A218B">
                <w:rPr>
                  <w:noProof/>
                  <w:lang w:eastAsia="de-DE"/>
                </w:rPr>
                <w:tab/>
              </w:r>
              <w:r w:rsidRPr="004A218B">
                <w:rPr>
                  <w:noProof/>
                  <w:lang w:eastAsia="de-DE"/>
                </w:rPr>
                <w:tab/>
                <w:t>type leafref {</w:t>
              </w:r>
              <w:r w:rsidRPr="004A218B">
                <w:rPr>
                  <w:noProof/>
                  <w:lang w:eastAsia="de-DE"/>
                </w:rPr>
                <w:br/>
              </w:r>
              <w:r w:rsidRPr="004A218B">
                <w:rPr>
                  <w:noProof/>
                  <w:lang w:eastAsia="de-DE"/>
                </w:rPr>
                <w:tab/>
              </w:r>
              <w:r w:rsidRPr="004A218B">
                <w:rPr>
                  <w:noProof/>
                  <w:lang w:eastAsia="de-DE"/>
                </w:rPr>
                <w:tab/>
              </w:r>
              <w:r w:rsidRPr="004A218B">
                <w:rPr>
                  <w:noProof/>
                  <w:lang w:eastAsia="de-DE"/>
                </w:rPr>
                <w:tab/>
              </w:r>
              <w:r w:rsidRPr="004A218B">
                <w:rPr>
                  <w:noProof/>
                  <w:lang w:eastAsia="de-DE"/>
                </w:rPr>
                <w:tab/>
                <w:t>path “/ClassQ/name";</w:t>
              </w:r>
              <w:r w:rsidRPr="004A218B">
                <w:rPr>
                  <w:noProof/>
                  <w:lang w:eastAsia="de-DE"/>
                </w:rPr>
                <w:br/>
              </w:r>
              <w:r w:rsidRPr="004A218B">
                <w:rPr>
                  <w:noProof/>
                  <w:lang w:eastAsia="de-DE"/>
                </w:rPr>
                <w:tab/>
              </w:r>
              <w:r w:rsidRPr="004A218B">
                <w:rPr>
                  <w:noProof/>
                  <w:lang w:eastAsia="de-DE"/>
                </w:rPr>
                <w:tab/>
              </w:r>
              <w:r w:rsidRPr="004A218B">
                <w:rPr>
                  <w:noProof/>
                  <w:lang w:eastAsia="de-DE"/>
                </w:rPr>
                <w:tab/>
                <w:t>}</w:t>
              </w:r>
              <w:r w:rsidRPr="004A218B">
                <w:rPr>
                  <w:noProof/>
                  <w:lang w:eastAsia="de-DE"/>
                </w:rPr>
                <w:br/>
              </w:r>
              <w:r w:rsidRPr="004A218B">
                <w:rPr>
                  <w:noProof/>
                  <w:lang w:eastAsia="de-DE"/>
                </w:rPr>
                <w:tab/>
              </w:r>
              <w:r w:rsidRPr="004A218B">
                <w:rPr>
                  <w:noProof/>
                  <w:lang w:eastAsia="de-DE"/>
                </w:rPr>
                <w:tab/>
                <w:t>}</w:t>
              </w:r>
              <w:r w:rsidRPr="004A218B">
                <w:rPr>
                  <w:noProof/>
                  <w:lang w:eastAsia="de-DE"/>
                </w:rPr>
                <w:br/>
              </w:r>
              <w:r w:rsidRPr="004A218B">
                <w:rPr>
                  <w:noProof/>
                  <w:lang w:eastAsia="de-DE"/>
                </w:rPr>
                <w:tab/>
                <w:t>}</w:t>
              </w:r>
              <w:r w:rsidRPr="004A218B">
                <w:rPr>
                  <w:noProof/>
                  <w:lang w:eastAsia="de-DE"/>
                </w:rPr>
                <w:br/>
              </w:r>
              <w:r w:rsidRPr="004A218B">
                <w:rPr>
                  <w:noProof/>
                  <w:lang w:eastAsia="de-DE"/>
                </w:rPr>
                <w:tab/>
                <w:t>list ClassO {</w:t>
              </w:r>
              <w:r w:rsidRPr="004A218B">
                <w:rPr>
                  <w:noProof/>
                  <w:lang w:eastAsia="de-DE"/>
                </w:rPr>
                <w:br/>
              </w:r>
              <w:r w:rsidRPr="004A218B">
                <w:rPr>
                  <w:noProof/>
                  <w:lang w:eastAsia="de-DE"/>
                </w:rPr>
                <w:tab/>
              </w:r>
              <w:r w:rsidRPr="004A218B">
                <w:rPr>
                  <w:noProof/>
                  <w:lang w:eastAsia="de-DE"/>
                </w:rPr>
                <w:tab/>
                <w:t>…</w:t>
              </w:r>
              <w:r w:rsidRPr="004A218B">
                <w:rPr>
                  <w:noProof/>
                  <w:lang w:eastAsia="de-DE"/>
                </w:rPr>
                <w:br/>
              </w:r>
              <w:r w:rsidRPr="004A218B">
                <w:rPr>
                  <w:noProof/>
                  <w:lang w:eastAsia="de-DE"/>
                </w:rPr>
                <w:tab/>
              </w:r>
              <w:r w:rsidRPr="004A218B">
                <w:rPr>
                  <w:noProof/>
                  <w:lang w:eastAsia="de-DE"/>
                </w:rPr>
                <w:tab/>
              </w:r>
              <w:r w:rsidRPr="005468A8">
                <w:rPr>
                  <w:noProof/>
                  <w:lang w:eastAsia="de-DE"/>
                </w:rPr>
                <w:t>container ClassQ {</w:t>
              </w:r>
              <w:r w:rsidRPr="005468A8">
                <w:rPr>
                  <w:noProof/>
                  <w:lang w:eastAsia="de-DE"/>
                </w:rPr>
                <w:br/>
              </w:r>
              <w:r w:rsidRPr="005468A8">
                <w:rPr>
                  <w:noProof/>
                  <w:lang w:eastAsia="de-DE"/>
                </w:rPr>
                <w:tab/>
              </w:r>
              <w:r w:rsidRPr="005468A8">
                <w:rPr>
                  <w:noProof/>
                  <w:lang w:eastAsia="de-DE"/>
                </w:rPr>
                <w:tab/>
              </w:r>
              <w:r w:rsidRPr="005468A8">
                <w:rPr>
                  <w:noProof/>
                  <w:lang w:eastAsia="de-DE"/>
                </w:rPr>
                <w:tab/>
                <w:t>…</w:t>
              </w:r>
              <w:r w:rsidRPr="005468A8">
                <w:rPr>
                  <w:noProof/>
                  <w:lang w:eastAsia="de-DE"/>
                </w:rPr>
                <w:br/>
              </w:r>
              <w:r w:rsidRPr="005468A8">
                <w:rPr>
                  <w:noProof/>
                  <w:lang w:eastAsia="de-DE"/>
                </w:rPr>
                <w:tab/>
              </w:r>
              <w:r w:rsidRPr="005468A8">
                <w:rPr>
                  <w:noProof/>
                  <w:lang w:eastAsia="de-DE"/>
                </w:rPr>
                <w:tab/>
                <w:t>{</w:t>
              </w:r>
              <w:r w:rsidRPr="005468A8">
                <w:rPr>
                  <w:noProof/>
                  <w:lang w:eastAsia="de-DE"/>
                </w:rPr>
                <w:br/>
              </w:r>
              <w:r w:rsidRPr="005468A8">
                <w:rPr>
                  <w:noProof/>
                  <w:lang w:eastAsia="de-DE"/>
                </w:rPr>
                <w:tab/>
                <w:t>}</w:t>
              </w:r>
              <w:r w:rsidRPr="005468A8">
                <w:rPr>
                  <w:noProof/>
                  <w:lang w:eastAsia="de-DE"/>
                </w:rPr>
                <w:br/>
                <w:t>}</w:t>
              </w:r>
            </w:ins>
          </w:p>
        </w:tc>
      </w:tr>
    </w:tbl>
    <w:p w:rsidR="00EC20F3" w:rsidRPr="005468A8" w:rsidRDefault="00EC20F3" w:rsidP="00147673">
      <w:pPr>
        <w:rPr>
          <w:ins w:id="434" w:author="Bernd" w:date="2015-09-09T03:17:00Z"/>
        </w:rPr>
      </w:pPr>
    </w:p>
    <w:p w:rsidR="00B50A80" w:rsidRDefault="00B50A80" w:rsidP="009B6F01">
      <w:pPr>
        <w:pStyle w:val="berschrift1"/>
      </w:pPr>
      <w:bookmarkStart w:id="435" w:name="_Toc430330738"/>
      <w:r>
        <w:t xml:space="preserve">Mapping </w:t>
      </w:r>
      <w:r w:rsidR="00EF4A07">
        <w:t>Patterns</w:t>
      </w:r>
      <w:bookmarkEnd w:id="435"/>
    </w:p>
    <w:p w:rsidR="00B50A80" w:rsidRDefault="00B50A80" w:rsidP="00B50A80"/>
    <w:p w:rsidR="00EF4A07" w:rsidRDefault="00EF4A07" w:rsidP="009B6F01">
      <w:pPr>
        <w:pStyle w:val="berschrift2"/>
      </w:pPr>
      <w:bookmarkStart w:id="436" w:name="_Ref422895685"/>
      <w:bookmarkStart w:id="437" w:name="_Toc430330739"/>
      <w:r>
        <w:t>UML Recursion</w:t>
      </w:r>
      <w:bookmarkEnd w:id="436"/>
      <w:bookmarkEnd w:id="437"/>
    </w:p>
    <w:p w:rsidR="00143ED1" w:rsidRDefault="00143ED1" w:rsidP="00143ED1">
      <w:r>
        <w:t>As YANG defines hierarchical data store, any instances that need to store recursive containment will require translation. A mapping between object-oriented store and a hierarchical store is possible; however, there is more than one option: e.g.,</w:t>
      </w:r>
    </w:p>
    <w:p w:rsidR="00143ED1" w:rsidRDefault="00143ED1" w:rsidP="00F97D77">
      <w:pPr>
        <w:pStyle w:val="Listenabsatz"/>
        <w:numPr>
          <w:ilvl w:val="0"/>
          <w:numId w:val="30"/>
        </w:numPr>
      </w:pPr>
      <w:r>
        <w:t>Reference based approach - have a flat list of objects, where the objects are linked into a hierarchy using references.</w:t>
      </w:r>
      <w:r w:rsidR="00F97D77" w:rsidRPr="00F97D77">
        <w:t xml:space="preserve"> </w:t>
      </w:r>
      <w:r w:rsidR="00F76E07">
        <w:t>An e</w:t>
      </w:r>
      <w:r w:rsidR="00F97D77">
        <w:t xml:space="preserve">xample </w:t>
      </w:r>
      <w:r w:rsidR="00F76E07">
        <w:t xml:space="preserve">of a two-way navigable approach is in </w:t>
      </w:r>
      <w:r w:rsidR="00F97D77">
        <w:t>RFC 7223</w:t>
      </w:r>
      <w:r w:rsidR="00F76E07">
        <w:t>.</w:t>
      </w:r>
    </w:p>
    <w:p w:rsidR="00143ED1" w:rsidRDefault="00143ED1" w:rsidP="00143ED1">
      <w:pPr>
        <w:pStyle w:val="Listenabsatz"/>
        <w:numPr>
          <w:ilvl w:val="0"/>
          <w:numId w:val="30"/>
        </w:numPr>
      </w:pPr>
      <w:r>
        <w:t>Assume some specific number of “recursions”; i.e., specify some default number of recursion levels, and define a configurable parameter to allow changing the number of levels.</w:t>
      </w:r>
    </w:p>
    <w:p w:rsidR="00EF4A07" w:rsidRDefault="00F76E07" w:rsidP="00143ED1">
      <w:r>
        <w:rPr>
          <w:highlight w:val="yellow"/>
        </w:rPr>
        <w:t xml:space="preserve">Text to be inserted discussing </w:t>
      </w:r>
      <w:r w:rsidR="001010F7" w:rsidRPr="001010F7">
        <w:rPr>
          <w:highlight w:val="yellow"/>
        </w:rPr>
        <w:t xml:space="preserve">the pros and cons of these options, and </w:t>
      </w:r>
      <w:r>
        <w:rPr>
          <w:highlight w:val="yellow"/>
        </w:rPr>
        <w:t>rational for selecting the referenced based approach.</w:t>
      </w:r>
    </w:p>
    <w:p w:rsidR="00143ED1" w:rsidRDefault="00143ED1" w:rsidP="00143ED1">
      <w:bookmarkStart w:id="438" w:name="_Ref420586546"/>
    </w:p>
    <w:p w:rsidR="006D2108" w:rsidRDefault="006D2108" w:rsidP="009B6F01">
      <w:pPr>
        <w:pStyle w:val="berschrift3"/>
      </w:pPr>
      <w:bookmarkStart w:id="439" w:name="_Toc430330740"/>
      <w:r>
        <w:t>Reference Based Approach</w:t>
      </w:r>
      <w:bookmarkEnd w:id="439"/>
    </w:p>
    <w:p w:rsidR="00143ED1" w:rsidRDefault="00143ED1" w:rsidP="00143ED1"/>
    <w:p w:rsidR="009E3EE0" w:rsidRDefault="009E3EE0" w:rsidP="009B6F01">
      <w:pPr>
        <w:pStyle w:val="TableCaption"/>
        <w:outlineLvl w:val="0"/>
      </w:pPr>
      <w:bookmarkStart w:id="440" w:name="_Toc430330784"/>
      <w:r>
        <w:lastRenderedPageBreak/>
        <w:t xml:space="preserve">Table </w:t>
      </w:r>
      <w:r w:rsidR="009D680C">
        <w:fldChar w:fldCharType="begin"/>
      </w:r>
      <w:r>
        <w:instrText xml:space="preserve"> STYLEREF 1 \s </w:instrText>
      </w:r>
      <w:r w:rsidR="009D680C">
        <w:fldChar w:fldCharType="separate"/>
      </w:r>
      <w:r w:rsidR="004A218B">
        <w:rPr>
          <w:noProof/>
        </w:rPr>
        <w:t>5</w:t>
      </w:r>
      <w:r w:rsidR="009D680C">
        <w:fldChar w:fldCharType="end"/>
      </w:r>
      <w:r>
        <w:t>.</w:t>
      </w:r>
      <w:r w:rsidR="009D680C">
        <w:fldChar w:fldCharType="begin"/>
      </w:r>
      <w:r>
        <w:instrText xml:space="preserve"> SEQ Table \* ARABIC \s 1 </w:instrText>
      </w:r>
      <w:r w:rsidR="009D680C">
        <w:fldChar w:fldCharType="separate"/>
      </w:r>
      <w:r w:rsidR="004A218B">
        <w:rPr>
          <w:noProof/>
        </w:rPr>
        <w:t>1</w:t>
      </w:r>
      <w:r w:rsidR="009D680C">
        <w:fldChar w:fldCharType="end"/>
      </w:r>
      <w:r>
        <w:t xml:space="preserve">: </w:t>
      </w:r>
      <w:r w:rsidR="00F52C4C">
        <w:t xml:space="preserve">Recursion </w:t>
      </w:r>
      <w:r>
        <w:t>Mapping Examples</w:t>
      </w:r>
      <w:bookmarkEnd w:id="440"/>
    </w:p>
    <w:tbl>
      <w:tblPr>
        <w:tblStyle w:val="Tabellengitternetz"/>
        <w:tblW w:w="0" w:type="auto"/>
        <w:tblLayout w:type="fixed"/>
        <w:tblLook w:val="04A0"/>
      </w:tblPr>
      <w:tblGrid>
        <w:gridCol w:w="3047"/>
        <w:gridCol w:w="6453"/>
      </w:tblGrid>
      <w:tr w:rsidR="009E3EE0" w:rsidTr="00777EF5">
        <w:trPr>
          <w:cantSplit/>
          <w:tblHeader w:val="off"/>
        </w:trPr>
        <w:tc>
          <w:tcPr>
            <w:tcW w:w="3047" w:type="dxa"/>
          </w:tcPr>
          <w:p w:rsidR="009E3EE0" w:rsidRDefault="007520CF" w:rsidP="004C1B99">
            <w:r>
              <w:rPr>
                <w:noProof/>
                <w:lang w:val="de-DE" w:eastAsia="de-DE"/>
              </w:rPr>
              <w:drawing>
                <wp:inline distT="0" distB="0" distL="0" distR="0">
                  <wp:extent cx="1456067" cy="988638"/>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1456616" cy="989011"/>
                          </a:xfrm>
                          <a:prstGeom prst="rect">
                            <a:avLst/>
                          </a:prstGeom>
                          <a:noFill/>
                          <a:ln w="9525">
                            <a:noFill/>
                            <a:miter lim="800000"/>
                            <a:headEnd/>
                            <a:tailEnd/>
                          </a:ln>
                        </pic:spPr>
                      </pic:pic>
                    </a:graphicData>
                  </a:graphic>
                </wp:inline>
              </w:drawing>
            </w:r>
          </w:p>
        </w:tc>
        <w:tc>
          <w:tcPr>
            <w:tcW w:w="6453" w:type="dxa"/>
          </w:tcPr>
          <w:p w:rsidR="009E3EE0" w:rsidRPr="009E3EE0" w:rsidRDefault="009E3EE0" w:rsidP="009E3EE0">
            <w:pPr>
              <w:tabs>
                <w:tab w:val="left" w:pos="315"/>
                <w:tab w:val="left" w:pos="599"/>
                <w:tab w:val="left" w:pos="904"/>
              </w:tabs>
              <w:rPr>
                <w:sz w:val="20"/>
                <w:szCs w:val="20"/>
              </w:rPr>
            </w:pPr>
            <w:r w:rsidRPr="009E3EE0">
              <w:rPr>
                <w:sz w:val="20"/>
                <w:szCs w:val="20"/>
              </w:rPr>
              <w:t>list object {</w:t>
            </w:r>
            <w:r>
              <w:rPr>
                <w:sz w:val="20"/>
                <w:szCs w:val="20"/>
              </w:rPr>
              <w:br/>
            </w:r>
            <w:r>
              <w:rPr>
                <w:sz w:val="20"/>
                <w:szCs w:val="20"/>
              </w:rPr>
              <w:tab/>
            </w:r>
            <w:r w:rsidRPr="009E3EE0">
              <w:rPr>
                <w:sz w:val="20"/>
                <w:szCs w:val="20"/>
              </w:rPr>
              <w:t>key name;</w:t>
            </w:r>
            <w:r>
              <w:rPr>
                <w:sz w:val="20"/>
                <w:szCs w:val="20"/>
              </w:rPr>
              <w:br/>
            </w:r>
            <w:r>
              <w:rPr>
                <w:sz w:val="20"/>
                <w:szCs w:val="20"/>
              </w:rPr>
              <w:tab/>
            </w:r>
            <w:r w:rsidRPr="009E3EE0">
              <w:rPr>
                <w:sz w:val="20"/>
                <w:szCs w:val="20"/>
              </w:rPr>
              <w:t>leaf name {</w:t>
            </w:r>
            <w:r>
              <w:rPr>
                <w:sz w:val="20"/>
                <w:szCs w:val="20"/>
              </w:rPr>
              <w:br/>
            </w:r>
            <w:r>
              <w:rPr>
                <w:sz w:val="20"/>
                <w:szCs w:val="20"/>
              </w:rPr>
              <w:tab/>
            </w:r>
            <w:r>
              <w:rPr>
                <w:sz w:val="20"/>
                <w:szCs w:val="20"/>
              </w:rPr>
              <w:tab/>
            </w:r>
            <w:r w:rsidRPr="009E3EE0">
              <w:rPr>
                <w:sz w:val="20"/>
                <w:szCs w:val="20"/>
              </w:rPr>
              <w:t>type string;</w:t>
            </w:r>
            <w:r>
              <w:rPr>
                <w:sz w:val="20"/>
                <w:szCs w:val="20"/>
              </w:rPr>
              <w:br/>
            </w:r>
            <w:r>
              <w:rPr>
                <w:sz w:val="20"/>
                <w:szCs w:val="20"/>
              </w:rPr>
              <w:tab/>
            </w:r>
            <w:r w:rsidRPr="009E3EE0">
              <w:rPr>
                <w:sz w:val="20"/>
                <w:szCs w:val="20"/>
              </w:rPr>
              <w:t>}</w:t>
            </w:r>
          </w:p>
          <w:p w:rsidR="00F52C4C" w:rsidRPr="00127393" w:rsidRDefault="009E3EE0" w:rsidP="00F22923">
            <w:pPr>
              <w:tabs>
                <w:tab w:val="left" w:pos="315"/>
                <w:tab w:val="left" w:pos="599"/>
                <w:tab w:val="left" w:pos="904"/>
              </w:tabs>
              <w:rPr>
                <w:sz w:val="20"/>
                <w:szCs w:val="20"/>
              </w:rPr>
            </w:pPr>
            <w:r>
              <w:rPr>
                <w:sz w:val="20"/>
                <w:szCs w:val="20"/>
              </w:rPr>
              <w:tab/>
            </w:r>
            <w:r w:rsidRPr="009E3EE0">
              <w:rPr>
                <w:sz w:val="20"/>
                <w:szCs w:val="20"/>
              </w:rPr>
              <w:t>leaf-list object-within-object {</w:t>
            </w:r>
            <w:r>
              <w:rPr>
                <w:sz w:val="20"/>
                <w:szCs w:val="20"/>
              </w:rPr>
              <w:br/>
            </w:r>
            <w:r>
              <w:rPr>
                <w:sz w:val="20"/>
                <w:szCs w:val="20"/>
              </w:rPr>
              <w:tab/>
            </w:r>
            <w:r>
              <w:rPr>
                <w:sz w:val="20"/>
                <w:szCs w:val="20"/>
              </w:rPr>
              <w:tab/>
            </w:r>
            <w:r w:rsidR="00F22923" w:rsidRPr="009E3EE0">
              <w:rPr>
                <w:sz w:val="20"/>
                <w:szCs w:val="20"/>
              </w:rPr>
              <w:t xml:space="preserve">type </w:t>
            </w:r>
            <w:commentRangeStart w:id="441"/>
            <w:proofErr w:type="spellStart"/>
            <w:r w:rsidR="00F22923" w:rsidRPr="009E3EE0">
              <w:rPr>
                <w:sz w:val="20"/>
                <w:szCs w:val="20"/>
              </w:rPr>
              <w:t>leafref</w:t>
            </w:r>
            <w:proofErr w:type="spellEnd"/>
            <w:r w:rsidR="00F22923" w:rsidRPr="009E3EE0">
              <w:rPr>
                <w:sz w:val="20"/>
                <w:szCs w:val="20"/>
              </w:rPr>
              <w:t xml:space="preserve"> </w:t>
            </w:r>
            <w:commentRangeEnd w:id="441"/>
            <w:r w:rsidR="00F22923">
              <w:rPr>
                <w:rStyle w:val="Kommentarzeichen"/>
              </w:rPr>
              <w:commentReference w:id="441"/>
            </w:r>
            <w:r w:rsidR="00F22923" w:rsidRPr="009E3EE0">
              <w:rPr>
                <w:sz w:val="20"/>
                <w:szCs w:val="20"/>
              </w:rPr>
              <w:t>{</w:t>
            </w:r>
            <w:r>
              <w:rPr>
                <w:sz w:val="20"/>
                <w:szCs w:val="20"/>
              </w:rPr>
              <w:br/>
            </w:r>
            <w:r>
              <w:rPr>
                <w:sz w:val="20"/>
                <w:szCs w:val="20"/>
              </w:rPr>
              <w:tab/>
            </w:r>
            <w:r>
              <w:rPr>
                <w:sz w:val="20"/>
                <w:szCs w:val="20"/>
              </w:rPr>
              <w:tab/>
            </w:r>
            <w:r>
              <w:rPr>
                <w:sz w:val="20"/>
                <w:szCs w:val="20"/>
              </w:rPr>
              <w:tab/>
            </w:r>
            <w:r w:rsidRPr="009E3EE0">
              <w:rPr>
                <w:sz w:val="20"/>
                <w:szCs w:val="20"/>
              </w:rPr>
              <w:t>path “/object/name";</w:t>
            </w:r>
            <w:r>
              <w:rPr>
                <w:sz w:val="20"/>
                <w:szCs w:val="20"/>
              </w:rPr>
              <w:br/>
            </w:r>
            <w:r>
              <w:rPr>
                <w:sz w:val="20"/>
                <w:szCs w:val="20"/>
              </w:rPr>
              <w:tab/>
            </w:r>
            <w:r>
              <w:rPr>
                <w:sz w:val="20"/>
                <w:szCs w:val="20"/>
              </w:rPr>
              <w:tab/>
            </w:r>
            <w:r w:rsidRPr="009E3EE0">
              <w:rPr>
                <w:sz w:val="20"/>
                <w:szCs w:val="20"/>
              </w:rPr>
              <w:t>}</w:t>
            </w:r>
            <w:r>
              <w:rPr>
                <w:sz w:val="20"/>
                <w:szCs w:val="20"/>
              </w:rPr>
              <w:br/>
            </w:r>
            <w:r>
              <w:rPr>
                <w:sz w:val="20"/>
                <w:szCs w:val="20"/>
              </w:rPr>
              <w:tab/>
            </w:r>
            <w:r w:rsidRPr="009E3EE0">
              <w:rPr>
                <w:sz w:val="20"/>
                <w:szCs w:val="20"/>
              </w:rPr>
              <w:t>}</w:t>
            </w:r>
            <w:r>
              <w:rPr>
                <w:sz w:val="20"/>
                <w:szCs w:val="20"/>
              </w:rPr>
              <w:br/>
              <w:t>}</w:t>
            </w:r>
          </w:p>
        </w:tc>
      </w:tr>
      <w:tr w:rsidR="004B5B81" w:rsidTr="00777EF5">
        <w:trPr>
          <w:cantSplit/>
          <w:tblHeader w:val="off"/>
        </w:trPr>
        <w:tc>
          <w:tcPr>
            <w:tcW w:w="3047" w:type="dxa"/>
          </w:tcPr>
          <w:p w:rsidR="004B5B81" w:rsidRDefault="007520CF" w:rsidP="004C1B99">
            <w:pPr>
              <w:rPr>
                <w:noProof/>
                <w:lang w:val="de-DE" w:eastAsia="de-DE"/>
              </w:rPr>
            </w:pPr>
            <w:r>
              <w:rPr>
                <w:noProof/>
                <w:lang w:val="de-DE" w:eastAsia="de-DE"/>
              </w:rPr>
              <w:drawing>
                <wp:inline distT="0" distB="0" distL="0" distR="0">
                  <wp:extent cx="1794510" cy="2665730"/>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1794510" cy="2665730"/>
                          </a:xfrm>
                          <a:prstGeom prst="rect">
                            <a:avLst/>
                          </a:prstGeom>
                          <a:noFill/>
                          <a:ln w="9525">
                            <a:noFill/>
                            <a:miter lim="800000"/>
                            <a:headEnd/>
                            <a:tailEnd/>
                          </a:ln>
                        </pic:spPr>
                      </pic:pic>
                    </a:graphicData>
                  </a:graphic>
                </wp:inline>
              </w:drawing>
            </w:r>
          </w:p>
        </w:tc>
        <w:tc>
          <w:tcPr>
            <w:tcW w:w="6453" w:type="dxa"/>
          </w:tcPr>
          <w:p w:rsidR="004B5B81" w:rsidRPr="00777EF5" w:rsidRDefault="004B5B81" w:rsidP="004B5B81">
            <w:pPr>
              <w:tabs>
                <w:tab w:val="left" w:pos="315"/>
                <w:tab w:val="left" w:pos="599"/>
                <w:tab w:val="left" w:pos="904"/>
              </w:tabs>
              <w:rPr>
                <w:sz w:val="20"/>
                <w:szCs w:val="20"/>
              </w:rPr>
            </w:pPr>
            <w:r w:rsidRPr="00777EF5">
              <w:rPr>
                <w:sz w:val="20"/>
                <w:szCs w:val="20"/>
              </w:rPr>
              <w:t>Example from IETF RFC 7223 (https://datatracker.ietf.org/doc/rfc7223/)</w:t>
            </w:r>
          </w:p>
          <w:p w:rsidR="00777EF5" w:rsidRDefault="00777EF5" w:rsidP="00777EF5">
            <w:pPr>
              <w:rPr>
                <w:rFonts w:ascii="Courier New" w:hAnsi="Courier New" w:cs="Courier New"/>
                <w:szCs w:val="20"/>
              </w:rPr>
            </w:pPr>
            <w:r w:rsidRPr="00777EF5">
              <w:rPr>
                <w:rFonts w:ascii="Courier New" w:hAnsi="Courier New" w:cs="Courier New"/>
                <w:szCs w:val="20"/>
              </w:rPr>
              <w:t>+--</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interfaces</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interface* [name]</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name                        string</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description?                string</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type                        </w:t>
            </w:r>
            <w:proofErr w:type="spellStart"/>
            <w:r w:rsidRPr="00777EF5">
              <w:rPr>
                <w:rFonts w:ascii="Courier New" w:hAnsi="Courier New" w:cs="Courier New"/>
                <w:szCs w:val="20"/>
              </w:rPr>
              <w:t>identityref</w:t>
            </w:r>
            <w:proofErr w:type="spellEnd"/>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enabled?                    </w:t>
            </w:r>
            <w:r>
              <w:rPr>
                <w:rFonts w:ascii="Courier New" w:hAnsi="Courier New" w:cs="Courier New"/>
                <w:szCs w:val="20"/>
              </w:rPr>
              <w:t>Boolean</w:t>
            </w:r>
            <w:r>
              <w:rPr>
                <w:rFonts w:ascii="Courier New" w:hAnsi="Courier New" w:cs="Courier New"/>
                <w:szCs w:val="20"/>
              </w:rPr>
              <w:br/>
            </w:r>
            <w:r w:rsidRPr="00777EF5">
              <w:rPr>
                <w:rFonts w:ascii="Courier New" w:hAnsi="Courier New" w:cs="Courier New"/>
                <w:szCs w:val="20"/>
              </w:rPr>
              <w:t>|     +--</w:t>
            </w:r>
            <w:proofErr w:type="spellStart"/>
            <w:r w:rsidRPr="00777EF5">
              <w:rPr>
                <w:rFonts w:ascii="Courier New" w:hAnsi="Courier New" w:cs="Courier New"/>
                <w:szCs w:val="20"/>
              </w:rPr>
              <w:t>rw</w:t>
            </w:r>
            <w:proofErr w:type="spellEnd"/>
            <w:r w:rsidRPr="00777EF5">
              <w:rPr>
                <w:rFonts w:ascii="Courier New" w:hAnsi="Courier New" w:cs="Courier New"/>
                <w:szCs w:val="20"/>
              </w:rPr>
              <w:t xml:space="preserve"> link-up-down-trap-enable?   enumeration</w:t>
            </w:r>
            <w:r>
              <w:rPr>
                <w:rFonts w:ascii="Courier New" w:hAnsi="Courier New" w:cs="Courier New"/>
                <w:szCs w:val="20"/>
              </w:rPr>
              <w:br/>
            </w:r>
            <w:r w:rsidRPr="00777EF5">
              <w:rPr>
                <w:rFonts w:ascii="Courier New" w:hAnsi="Courier New" w:cs="Courier New"/>
                <w:szCs w:val="20"/>
              </w:rPr>
              <w:t>+--</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interfaces-state</w:t>
            </w:r>
            <w:r>
              <w:rPr>
                <w:rFonts w:ascii="Courier New" w:hAnsi="Courier New" w:cs="Courier New"/>
                <w:szCs w:val="20"/>
              </w:rPr>
              <w:br/>
            </w:r>
            <w:r w:rsidRPr="00777EF5">
              <w:rPr>
                <w:rFonts w:ascii="Courier New" w:hAnsi="Courier New" w:cs="Courier New"/>
                <w:szCs w:val="20"/>
              </w:rPr>
              <w:t xml:space="preserve">   +--</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interface* [name]</w:t>
            </w:r>
            <w:r>
              <w:rPr>
                <w:rFonts w:ascii="Courier New" w:hAnsi="Courier New" w:cs="Courier New"/>
                <w:szCs w:val="20"/>
              </w:rPr>
              <w:br/>
            </w:r>
            <w:r w:rsidRPr="00777EF5">
              <w:rPr>
                <w:rFonts w:ascii="Courier New" w:hAnsi="Courier New" w:cs="Courier New"/>
                <w:szCs w:val="20"/>
              </w:rPr>
              <w:t xml:space="preserve">      +--</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name               string</w:t>
            </w:r>
            <w:r w:rsidR="00756404">
              <w:rPr>
                <w:rFonts w:ascii="Courier New" w:hAnsi="Courier New" w:cs="Courier New"/>
                <w:szCs w:val="20"/>
              </w:rPr>
              <w:br/>
            </w:r>
            <w:r w:rsidRPr="00777EF5">
              <w:rPr>
                <w:rFonts w:ascii="Courier New" w:hAnsi="Courier New" w:cs="Courier New"/>
                <w:szCs w:val="20"/>
              </w:rPr>
              <w:t xml:space="preserve">      +--</w:t>
            </w:r>
            <w:r w:rsidR="00756404">
              <w:rPr>
                <w:rFonts w:ascii="Courier New" w:hAnsi="Courier New" w:cs="Courier New"/>
                <w:szCs w:val="20"/>
              </w:rPr>
              <w:t xml:space="preserve"> ...</w:t>
            </w:r>
            <w:r w:rsidR="00756404">
              <w:rPr>
                <w:rFonts w:ascii="Courier New" w:hAnsi="Courier New" w:cs="Courier New"/>
                <w:szCs w:val="20"/>
              </w:rPr>
              <w:br/>
            </w:r>
            <w:r w:rsidRPr="00777EF5">
              <w:rPr>
                <w:rFonts w:ascii="Courier New" w:hAnsi="Courier New" w:cs="Courier New"/>
                <w:szCs w:val="20"/>
              </w:rPr>
              <w:t xml:space="preserve">      +--</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higher-layer-if*   interface-state-ref</w:t>
            </w:r>
            <w:r w:rsidR="00756404">
              <w:rPr>
                <w:rFonts w:ascii="Courier New" w:hAnsi="Courier New" w:cs="Courier New"/>
                <w:szCs w:val="20"/>
              </w:rPr>
              <w:br/>
            </w:r>
            <w:r w:rsidRPr="00777EF5">
              <w:rPr>
                <w:rFonts w:ascii="Courier New" w:hAnsi="Courier New" w:cs="Courier New"/>
                <w:szCs w:val="20"/>
              </w:rPr>
              <w:t xml:space="preserve">      +--</w:t>
            </w:r>
            <w:proofErr w:type="spellStart"/>
            <w:r w:rsidRPr="00777EF5">
              <w:rPr>
                <w:rFonts w:ascii="Courier New" w:hAnsi="Courier New" w:cs="Courier New"/>
                <w:szCs w:val="20"/>
              </w:rPr>
              <w:t>ro</w:t>
            </w:r>
            <w:proofErr w:type="spellEnd"/>
            <w:r w:rsidRPr="00777EF5">
              <w:rPr>
                <w:rFonts w:ascii="Courier New" w:hAnsi="Courier New" w:cs="Courier New"/>
                <w:szCs w:val="20"/>
              </w:rPr>
              <w:t xml:space="preserve"> lower-layer-if*    interface-state-ref</w:t>
            </w:r>
            <w:r w:rsidR="00756404">
              <w:rPr>
                <w:rFonts w:ascii="Courier New" w:hAnsi="Courier New" w:cs="Courier New"/>
                <w:szCs w:val="20"/>
              </w:rPr>
              <w:br/>
            </w:r>
            <w:r w:rsidR="00756404" w:rsidRPr="00777EF5">
              <w:rPr>
                <w:rFonts w:ascii="Courier New" w:hAnsi="Courier New" w:cs="Courier New"/>
                <w:szCs w:val="20"/>
              </w:rPr>
              <w:t xml:space="preserve">      +--</w:t>
            </w:r>
            <w:r w:rsidR="00756404">
              <w:rPr>
                <w:rFonts w:ascii="Courier New" w:hAnsi="Courier New" w:cs="Courier New"/>
                <w:szCs w:val="20"/>
              </w:rPr>
              <w:t xml:space="preserve"> ...</w:t>
            </w:r>
          </w:p>
          <w:p w:rsidR="004B5B81" w:rsidRPr="00777EF5" w:rsidRDefault="004B5B81" w:rsidP="004B5B81">
            <w:pPr>
              <w:tabs>
                <w:tab w:val="left" w:pos="315"/>
                <w:tab w:val="left" w:pos="599"/>
                <w:tab w:val="left" w:pos="904"/>
              </w:tabs>
              <w:rPr>
                <w:rFonts w:ascii="Courier New" w:hAnsi="Courier New" w:cs="Courier New"/>
                <w:szCs w:val="20"/>
              </w:rPr>
            </w:pPr>
            <w:r w:rsidRPr="00777EF5">
              <w:rPr>
                <w:rFonts w:ascii="Courier New" w:hAnsi="Courier New" w:cs="Courier New"/>
                <w:szCs w:val="20"/>
              </w:rPr>
              <w:t>where</w:t>
            </w:r>
          </w:p>
          <w:p w:rsidR="004B5B81" w:rsidRPr="00777EF5" w:rsidRDefault="005E4B4D" w:rsidP="004B5B81">
            <w:pPr>
              <w:tabs>
                <w:tab w:val="left" w:pos="315"/>
                <w:tab w:val="left" w:pos="599"/>
                <w:tab w:val="left" w:pos="904"/>
              </w:tabs>
              <w:rPr>
                <w:rFonts w:ascii="Courier New" w:hAnsi="Courier New" w:cs="Courier New"/>
                <w:szCs w:val="20"/>
              </w:rPr>
            </w:pPr>
            <w:r>
              <w:rPr>
                <w:rFonts w:ascii="Courier New" w:hAnsi="Courier New" w:cs="Courier New"/>
                <w:szCs w:val="20"/>
              </w:rPr>
              <w:t xml:space="preserve">  </w:t>
            </w:r>
            <w:proofErr w:type="spellStart"/>
            <w:r w:rsidR="004B5B81" w:rsidRPr="00777EF5">
              <w:rPr>
                <w:rFonts w:ascii="Courier New" w:hAnsi="Courier New" w:cs="Courier New"/>
                <w:szCs w:val="20"/>
              </w:rPr>
              <w:t>typedef</w:t>
            </w:r>
            <w:proofErr w:type="spellEnd"/>
            <w:r w:rsidR="004B5B81" w:rsidRPr="00777EF5">
              <w:rPr>
                <w:rFonts w:ascii="Courier New" w:hAnsi="Courier New" w:cs="Courier New"/>
                <w:szCs w:val="20"/>
              </w:rPr>
              <w:t xml:space="preserve"> interface-state-ref {</w:t>
            </w:r>
            <w:r>
              <w:rPr>
                <w:rFonts w:ascii="Courier New" w:hAnsi="Courier New" w:cs="Courier New"/>
                <w:szCs w:val="20"/>
              </w:rPr>
              <w:br/>
            </w:r>
            <w:r w:rsidR="004B5B81" w:rsidRPr="00777EF5">
              <w:rPr>
                <w:rFonts w:ascii="Courier New" w:hAnsi="Courier New" w:cs="Courier New"/>
                <w:szCs w:val="20"/>
              </w:rPr>
              <w:t xml:space="preserve">    type </w:t>
            </w:r>
            <w:proofErr w:type="spellStart"/>
            <w:r w:rsidR="004B5B81" w:rsidRPr="00777EF5">
              <w:rPr>
                <w:rFonts w:ascii="Courier New" w:hAnsi="Courier New" w:cs="Courier New"/>
                <w:szCs w:val="20"/>
              </w:rPr>
              <w:t>leafref</w:t>
            </w:r>
            <w:proofErr w:type="spellEnd"/>
            <w:r w:rsidR="004B5B81" w:rsidRPr="00777EF5">
              <w:rPr>
                <w:rFonts w:ascii="Courier New" w:hAnsi="Courier New" w:cs="Courier New"/>
                <w:szCs w:val="20"/>
              </w:rPr>
              <w:t xml:space="preserve"> {</w:t>
            </w:r>
            <w:r>
              <w:rPr>
                <w:rFonts w:ascii="Courier New" w:hAnsi="Courier New" w:cs="Courier New"/>
                <w:szCs w:val="20"/>
              </w:rPr>
              <w:br/>
            </w:r>
            <w:r w:rsidR="004B5B81" w:rsidRPr="00777EF5">
              <w:rPr>
                <w:rFonts w:ascii="Courier New" w:hAnsi="Courier New" w:cs="Courier New"/>
                <w:szCs w:val="20"/>
              </w:rPr>
              <w:t xml:space="preserve">      path "/</w:t>
            </w:r>
            <w:proofErr w:type="spellStart"/>
            <w:r w:rsidR="004B5B81" w:rsidRPr="00777EF5">
              <w:rPr>
                <w:rFonts w:ascii="Courier New" w:hAnsi="Courier New" w:cs="Courier New"/>
                <w:szCs w:val="20"/>
              </w:rPr>
              <w:t>if:interfaces</w:t>
            </w:r>
            <w:proofErr w:type="spellEnd"/>
            <w:r w:rsidR="004B5B81" w:rsidRPr="00777EF5">
              <w:rPr>
                <w:rFonts w:ascii="Courier New" w:hAnsi="Courier New" w:cs="Courier New"/>
                <w:szCs w:val="20"/>
              </w:rPr>
              <w:t>-state/</w:t>
            </w:r>
            <w:proofErr w:type="spellStart"/>
            <w:r w:rsidR="004B5B81" w:rsidRPr="00777EF5">
              <w:rPr>
                <w:rFonts w:ascii="Courier New" w:hAnsi="Courier New" w:cs="Courier New"/>
                <w:szCs w:val="20"/>
              </w:rPr>
              <w:t>if:interface</w:t>
            </w:r>
            <w:proofErr w:type="spellEnd"/>
            <w:r w:rsidR="004B5B81" w:rsidRPr="00777EF5">
              <w:rPr>
                <w:rFonts w:ascii="Courier New" w:hAnsi="Courier New" w:cs="Courier New"/>
                <w:szCs w:val="20"/>
              </w:rPr>
              <w:t>/</w:t>
            </w:r>
            <w:proofErr w:type="spellStart"/>
            <w:r w:rsidR="004B5B81" w:rsidRPr="00777EF5">
              <w:rPr>
                <w:rFonts w:ascii="Courier New" w:hAnsi="Courier New" w:cs="Courier New"/>
                <w:szCs w:val="20"/>
              </w:rPr>
              <w:t>if:name</w:t>
            </w:r>
            <w:proofErr w:type="spellEnd"/>
            <w:r w:rsidR="004B5B81" w:rsidRPr="00777EF5">
              <w:rPr>
                <w:rFonts w:ascii="Courier New" w:hAnsi="Courier New" w:cs="Courier New"/>
                <w:szCs w:val="20"/>
              </w:rPr>
              <w:t>";</w:t>
            </w:r>
            <w:r>
              <w:rPr>
                <w:rFonts w:ascii="Courier New" w:hAnsi="Courier New" w:cs="Courier New"/>
                <w:szCs w:val="20"/>
              </w:rPr>
              <w:br/>
            </w:r>
            <w:r w:rsidR="004B5B81" w:rsidRPr="00777EF5">
              <w:rPr>
                <w:rFonts w:ascii="Courier New" w:hAnsi="Courier New" w:cs="Courier New"/>
                <w:szCs w:val="20"/>
              </w:rPr>
              <w:t xml:space="preserve">    }</w:t>
            </w:r>
            <w:r>
              <w:rPr>
                <w:rFonts w:ascii="Courier New" w:hAnsi="Courier New" w:cs="Courier New"/>
                <w:szCs w:val="20"/>
              </w:rPr>
              <w:br/>
            </w:r>
            <w:r w:rsidR="004B5B81" w:rsidRPr="00777EF5">
              <w:rPr>
                <w:rFonts w:ascii="Courier New" w:hAnsi="Courier New" w:cs="Courier New"/>
                <w:szCs w:val="20"/>
              </w:rPr>
              <w:t xml:space="preserve">    description</w:t>
            </w:r>
            <w:r>
              <w:rPr>
                <w:rFonts w:ascii="Courier New" w:hAnsi="Courier New" w:cs="Courier New"/>
                <w:szCs w:val="20"/>
              </w:rPr>
              <w:br/>
            </w:r>
            <w:r w:rsidR="004B5B81" w:rsidRPr="00777EF5">
              <w:rPr>
                <w:rFonts w:ascii="Courier New" w:hAnsi="Courier New" w:cs="Courier New"/>
                <w:szCs w:val="20"/>
              </w:rPr>
              <w:t xml:space="preserve">      "This type is used by data models that need to</w:t>
            </w:r>
            <w:r>
              <w:rPr>
                <w:rFonts w:ascii="Courier New" w:hAnsi="Courier New" w:cs="Courier New"/>
                <w:szCs w:val="20"/>
              </w:rPr>
              <w:br/>
              <w:t xml:space="preserve">      </w:t>
            </w:r>
            <w:r w:rsidR="004B5B81" w:rsidRPr="00777EF5">
              <w:rPr>
                <w:rFonts w:ascii="Courier New" w:hAnsi="Courier New" w:cs="Courier New"/>
                <w:szCs w:val="20"/>
              </w:rPr>
              <w:t xml:space="preserve"> reference</w:t>
            </w:r>
            <w:r>
              <w:rPr>
                <w:rFonts w:ascii="Courier New" w:hAnsi="Courier New" w:cs="Courier New"/>
                <w:szCs w:val="20"/>
              </w:rPr>
              <w:t xml:space="preserve"> </w:t>
            </w:r>
            <w:r w:rsidR="004B5B81" w:rsidRPr="00777EF5">
              <w:rPr>
                <w:rFonts w:ascii="Courier New" w:hAnsi="Courier New" w:cs="Courier New"/>
                <w:szCs w:val="20"/>
              </w:rPr>
              <w:t>the operationally present interfaces.";</w:t>
            </w:r>
            <w:r>
              <w:rPr>
                <w:rFonts w:ascii="Courier New" w:hAnsi="Courier New" w:cs="Courier New"/>
                <w:szCs w:val="20"/>
              </w:rPr>
              <w:br/>
            </w:r>
            <w:r w:rsidR="004B5B81" w:rsidRPr="00777EF5">
              <w:rPr>
                <w:rFonts w:ascii="Courier New" w:hAnsi="Courier New" w:cs="Courier New"/>
                <w:szCs w:val="20"/>
              </w:rPr>
              <w:t xml:space="preserve">  }</w:t>
            </w:r>
          </w:p>
          <w:p w:rsidR="004B5B81" w:rsidRPr="00777EF5" w:rsidRDefault="004B5B81" w:rsidP="004B5B81">
            <w:pPr>
              <w:tabs>
                <w:tab w:val="left" w:pos="315"/>
                <w:tab w:val="left" w:pos="599"/>
                <w:tab w:val="left" w:pos="904"/>
              </w:tabs>
              <w:rPr>
                <w:rFonts w:ascii="Courier New" w:hAnsi="Courier New" w:cs="Courier New"/>
                <w:szCs w:val="20"/>
              </w:rPr>
            </w:pPr>
            <w:r w:rsidRPr="00777EF5">
              <w:rPr>
                <w:rFonts w:ascii="Courier New" w:hAnsi="Courier New" w:cs="Courier New"/>
                <w:szCs w:val="20"/>
              </w:rPr>
              <w:t xml:space="preserve">  leaf-list higher-layer-if {</w:t>
            </w:r>
            <w:r w:rsidR="005E4B4D">
              <w:rPr>
                <w:rFonts w:ascii="Courier New" w:hAnsi="Courier New" w:cs="Courier New"/>
                <w:szCs w:val="20"/>
              </w:rPr>
              <w:br/>
            </w:r>
            <w:r w:rsidRPr="00777EF5">
              <w:rPr>
                <w:rFonts w:ascii="Courier New" w:hAnsi="Courier New" w:cs="Courier New"/>
                <w:szCs w:val="20"/>
              </w:rPr>
              <w:t xml:space="preserve">    type interface-state-ref;</w:t>
            </w:r>
            <w:r w:rsidR="005E4B4D">
              <w:rPr>
                <w:rFonts w:ascii="Courier New" w:hAnsi="Courier New" w:cs="Courier New"/>
                <w:szCs w:val="20"/>
              </w:rPr>
              <w:br/>
            </w:r>
            <w:r w:rsidRPr="00777EF5">
              <w:rPr>
                <w:rFonts w:ascii="Courier New" w:hAnsi="Courier New" w:cs="Courier New"/>
                <w:szCs w:val="20"/>
              </w:rPr>
              <w:t xml:space="preserve">    description</w:t>
            </w:r>
            <w:r w:rsidR="005E4B4D">
              <w:rPr>
                <w:rFonts w:ascii="Courier New" w:hAnsi="Courier New" w:cs="Courier New"/>
                <w:szCs w:val="20"/>
              </w:rPr>
              <w:br/>
            </w:r>
            <w:r w:rsidRPr="00777EF5">
              <w:rPr>
                <w:rFonts w:ascii="Courier New" w:hAnsi="Courier New" w:cs="Courier New"/>
                <w:szCs w:val="20"/>
              </w:rPr>
              <w:t xml:space="preserve">      "A list of references to interfaces layered </w:t>
            </w:r>
            <w:r w:rsidR="005E4B4D">
              <w:rPr>
                <w:rFonts w:ascii="Courier New" w:hAnsi="Courier New" w:cs="Courier New"/>
                <w:szCs w:val="20"/>
              </w:rPr>
              <w:t>on</w:t>
            </w:r>
            <w:r w:rsidR="00D67A34">
              <w:rPr>
                <w:rFonts w:ascii="Courier New" w:hAnsi="Courier New" w:cs="Courier New"/>
                <w:szCs w:val="20"/>
              </w:rPr>
              <w:t xml:space="preserve"> </w:t>
            </w:r>
            <w:r w:rsidRPr="00777EF5">
              <w:rPr>
                <w:rFonts w:ascii="Courier New" w:hAnsi="Courier New" w:cs="Courier New"/>
                <w:szCs w:val="20"/>
              </w:rPr>
              <w:t>top</w:t>
            </w:r>
            <w:r w:rsidR="00D67A34">
              <w:rPr>
                <w:rFonts w:ascii="Courier New" w:hAnsi="Courier New" w:cs="Courier New"/>
                <w:szCs w:val="20"/>
              </w:rPr>
              <w:br/>
              <w:t xml:space="preserve">      </w:t>
            </w:r>
            <w:r w:rsidRPr="00777EF5">
              <w:rPr>
                <w:rFonts w:ascii="Courier New" w:hAnsi="Courier New" w:cs="Courier New"/>
                <w:szCs w:val="20"/>
              </w:rPr>
              <w:t xml:space="preserve"> of this interface.";</w:t>
            </w:r>
            <w:r w:rsidR="005E4B4D">
              <w:rPr>
                <w:rFonts w:ascii="Courier New" w:hAnsi="Courier New" w:cs="Courier New"/>
                <w:szCs w:val="20"/>
              </w:rPr>
              <w:br/>
            </w:r>
            <w:r w:rsidRPr="00777EF5">
              <w:rPr>
                <w:rFonts w:ascii="Courier New" w:hAnsi="Courier New" w:cs="Courier New"/>
                <w:szCs w:val="20"/>
              </w:rPr>
              <w:t xml:space="preserve">    reference</w:t>
            </w:r>
            <w:r w:rsidR="005E4B4D">
              <w:rPr>
                <w:rFonts w:ascii="Courier New" w:hAnsi="Courier New" w:cs="Courier New"/>
                <w:szCs w:val="20"/>
              </w:rPr>
              <w:br/>
            </w:r>
            <w:r w:rsidRPr="00777EF5">
              <w:rPr>
                <w:rFonts w:ascii="Courier New" w:hAnsi="Courier New" w:cs="Courier New"/>
                <w:szCs w:val="20"/>
              </w:rPr>
              <w:t xml:space="preserve">      "RFC 2863: The Interfaces Group MIB - </w:t>
            </w:r>
            <w:r w:rsidR="005E4B4D">
              <w:rPr>
                <w:rFonts w:ascii="Courier New" w:hAnsi="Courier New" w:cs="Courier New"/>
                <w:szCs w:val="20"/>
              </w:rPr>
              <w:br/>
              <w:t xml:space="preserve">       </w:t>
            </w:r>
            <w:proofErr w:type="spellStart"/>
            <w:r w:rsidRPr="00777EF5">
              <w:rPr>
                <w:rFonts w:ascii="Courier New" w:hAnsi="Courier New" w:cs="Courier New"/>
                <w:szCs w:val="20"/>
              </w:rPr>
              <w:t>fStackTable</w:t>
            </w:r>
            <w:proofErr w:type="spellEnd"/>
            <w:r w:rsidRPr="00777EF5">
              <w:rPr>
                <w:rFonts w:ascii="Courier New" w:hAnsi="Courier New" w:cs="Courier New"/>
                <w:szCs w:val="20"/>
              </w:rPr>
              <w:t>";</w:t>
            </w:r>
            <w:r w:rsidR="005E4B4D">
              <w:rPr>
                <w:rFonts w:ascii="Courier New" w:hAnsi="Courier New" w:cs="Courier New"/>
                <w:szCs w:val="20"/>
              </w:rPr>
              <w:br/>
            </w:r>
            <w:r w:rsidRPr="00777EF5">
              <w:rPr>
                <w:rFonts w:ascii="Courier New" w:hAnsi="Courier New" w:cs="Courier New"/>
                <w:szCs w:val="20"/>
              </w:rPr>
              <w:t xml:space="preserve">  }</w:t>
            </w:r>
          </w:p>
          <w:p w:rsidR="004B5B81" w:rsidRPr="00777EF5" w:rsidRDefault="004B5B81" w:rsidP="00D67A34">
            <w:pPr>
              <w:tabs>
                <w:tab w:val="left" w:pos="315"/>
                <w:tab w:val="left" w:pos="599"/>
                <w:tab w:val="left" w:pos="904"/>
              </w:tabs>
              <w:rPr>
                <w:rFonts w:ascii="Courier New" w:hAnsi="Courier New" w:cs="Courier New"/>
                <w:szCs w:val="20"/>
              </w:rPr>
            </w:pPr>
            <w:r w:rsidRPr="00777EF5">
              <w:rPr>
                <w:rFonts w:ascii="Courier New" w:hAnsi="Courier New" w:cs="Courier New"/>
                <w:szCs w:val="20"/>
              </w:rPr>
              <w:t xml:space="preserve"> </w:t>
            </w:r>
            <w:r w:rsidR="005E4B4D">
              <w:rPr>
                <w:rFonts w:ascii="Courier New" w:hAnsi="Courier New" w:cs="Courier New"/>
                <w:szCs w:val="20"/>
              </w:rPr>
              <w:t xml:space="preserve"> </w:t>
            </w:r>
            <w:r w:rsidRPr="00777EF5">
              <w:rPr>
                <w:rFonts w:ascii="Courier New" w:hAnsi="Courier New" w:cs="Courier New"/>
                <w:szCs w:val="20"/>
              </w:rPr>
              <w:t>leaf-list lower-layer-if {</w:t>
            </w:r>
            <w:r w:rsidR="005E4B4D">
              <w:rPr>
                <w:rFonts w:ascii="Courier New" w:hAnsi="Courier New" w:cs="Courier New"/>
                <w:szCs w:val="20"/>
              </w:rPr>
              <w:br/>
            </w:r>
            <w:r w:rsidRPr="00777EF5">
              <w:rPr>
                <w:rFonts w:ascii="Courier New" w:hAnsi="Courier New" w:cs="Courier New"/>
                <w:szCs w:val="20"/>
              </w:rPr>
              <w:t xml:space="preserve">    type interface-state-ref;</w:t>
            </w:r>
            <w:r w:rsidR="005E4B4D">
              <w:rPr>
                <w:rFonts w:ascii="Courier New" w:hAnsi="Courier New" w:cs="Courier New"/>
                <w:szCs w:val="20"/>
              </w:rPr>
              <w:br/>
            </w:r>
            <w:r w:rsidRPr="00777EF5">
              <w:rPr>
                <w:rFonts w:ascii="Courier New" w:hAnsi="Courier New" w:cs="Courier New"/>
                <w:szCs w:val="20"/>
              </w:rPr>
              <w:t xml:space="preserve">    description</w:t>
            </w:r>
            <w:r w:rsidR="005E4B4D">
              <w:rPr>
                <w:rFonts w:ascii="Courier New" w:hAnsi="Courier New" w:cs="Courier New"/>
                <w:szCs w:val="20"/>
              </w:rPr>
              <w:br/>
            </w:r>
            <w:r w:rsidRPr="00777EF5">
              <w:rPr>
                <w:rFonts w:ascii="Courier New" w:hAnsi="Courier New" w:cs="Courier New"/>
                <w:szCs w:val="20"/>
              </w:rPr>
              <w:t xml:space="preserve">      "A list of references to interfaces layered </w:t>
            </w:r>
            <w:r w:rsidR="005E4B4D">
              <w:rPr>
                <w:rFonts w:ascii="Courier New" w:hAnsi="Courier New" w:cs="Courier New"/>
                <w:szCs w:val="20"/>
              </w:rPr>
              <w:br/>
              <w:t xml:space="preserve">       </w:t>
            </w:r>
            <w:r w:rsidRPr="00777EF5">
              <w:rPr>
                <w:rFonts w:ascii="Courier New" w:hAnsi="Courier New" w:cs="Courier New"/>
                <w:szCs w:val="20"/>
              </w:rPr>
              <w:t>underneath this interface.";</w:t>
            </w:r>
            <w:r w:rsidR="005E4B4D">
              <w:rPr>
                <w:rFonts w:ascii="Courier New" w:hAnsi="Courier New" w:cs="Courier New"/>
                <w:szCs w:val="20"/>
              </w:rPr>
              <w:br/>
            </w:r>
            <w:r w:rsidRPr="00777EF5">
              <w:rPr>
                <w:rFonts w:ascii="Courier New" w:hAnsi="Courier New" w:cs="Courier New"/>
                <w:szCs w:val="20"/>
              </w:rPr>
              <w:t xml:space="preserve">    reference</w:t>
            </w:r>
            <w:r w:rsidR="005E4B4D">
              <w:rPr>
                <w:rFonts w:ascii="Courier New" w:hAnsi="Courier New" w:cs="Courier New"/>
                <w:szCs w:val="20"/>
              </w:rPr>
              <w:br/>
            </w:r>
            <w:r w:rsidRPr="00777EF5">
              <w:rPr>
                <w:rFonts w:ascii="Courier New" w:hAnsi="Courier New" w:cs="Courier New"/>
                <w:szCs w:val="20"/>
              </w:rPr>
              <w:t xml:space="preserve">      "RFC 2863: The Interfaces Group MIB - </w:t>
            </w:r>
            <w:r w:rsidR="005E4B4D">
              <w:rPr>
                <w:rFonts w:ascii="Courier New" w:hAnsi="Courier New" w:cs="Courier New"/>
                <w:szCs w:val="20"/>
              </w:rPr>
              <w:br/>
              <w:t xml:space="preserve">       </w:t>
            </w:r>
            <w:proofErr w:type="spellStart"/>
            <w:r w:rsidRPr="00777EF5">
              <w:rPr>
                <w:rFonts w:ascii="Courier New" w:hAnsi="Courier New" w:cs="Courier New"/>
                <w:szCs w:val="20"/>
              </w:rPr>
              <w:t>ifStackTable</w:t>
            </w:r>
            <w:proofErr w:type="spellEnd"/>
            <w:r w:rsidRPr="00777EF5">
              <w:rPr>
                <w:rFonts w:ascii="Courier New" w:hAnsi="Courier New" w:cs="Courier New"/>
                <w:szCs w:val="20"/>
              </w:rPr>
              <w:t>";</w:t>
            </w:r>
            <w:r w:rsidR="005E4B4D">
              <w:rPr>
                <w:rFonts w:ascii="Courier New" w:hAnsi="Courier New" w:cs="Courier New"/>
                <w:szCs w:val="20"/>
              </w:rPr>
              <w:br/>
              <w:t xml:space="preserve">  }</w:t>
            </w:r>
          </w:p>
        </w:tc>
      </w:tr>
    </w:tbl>
    <w:p w:rsidR="009E3EE0" w:rsidRDefault="009E3EE0" w:rsidP="00143ED1"/>
    <w:p w:rsidR="006632BA" w:rsidRDefault="006632BA" w:rsidP="009B6F01">
      <w:pPr>
        <w:pStyle w:val="berschrift2"/>
      </w:pPr>
      <w:bookmarkStart w:id="442" w:name="_Ref427242793"/>
      <w:bookmarkStart w:id="443" w:name="_Toc430330741"/>
      <w:r>
        <w:t xml:space="preserve">UML Conditional </w:t>
      </w:r>
      <w:proofErr w:type="spellStart"/>
      <w:r>
        <w:t>Pacs</w:t>
      </w:r>
      <w:bookmarkEnd w:id="438"/>
      <w:bookmarkEnd w:id="442"/>
      <w:bookmarkEnd w:id="443"/>
      <w:proofErr w:type="spellEnd"/>
    </w:p>
    <w:p w:rsidR="006632BA" w:rsidRDefault="006632BA" w:rsidP="006632BA">
      <w:r>
        <w:t>May use the “</w:t>
      </w:r>
      <w:r w:rsidRPr="006632BA">
        <w:t>presence</w:t>
      </w:r>
      <w:r>
        <w:t>” property of the container statement?</w:t>
      </w:r>
    </w:p>
    <w:p w:rsidR="004A218B" w:rsidRDefault="004A218B" w:rsidP="004A218B">
      <w:pPr>
        <w:rPr>
          <w:ins w:id="444" w:author="Bernd" w:date="2015-09-18T09:02:00Z"/>
        </w:rPr>
      </w:pPr>
    </w:p>
    <w:p w:rsidR="004A218B" w:rsidRDefault="004A218B" w:rsidP="009B6F01">
      <w:pPr>
        <w:pStyle w:val="TableCaption"/>
        <w:outlineLvl w:val="0"/>
        <w:rPr>
          <w:ins w:id="445" w:author="Bernd" w:date="2015-09-18T09:02:00Z"/>
        </w:rPr>
      </w:pPr>
      <w:bookmarkStart w:id="446" w:name="_Toc430330785"/>
      <w:ins w:id="447" w:author="Bernd" w:date="2015-09-18T09:02:00Z">
        <w:r>
          <w:t xml:space="preserve">Table </w:t>
        </w:r>
        <w:r w:rsidR="009D680C">
          <w:fldChar w:fldCharType="begin"/>
        </w:r>
        <w:r>
          <w:instrText xml:space="preserve"> STYLEREF 1 \s </w:instrText>
        </w:r>
        <w:r w:rsidR="009D680C">
          <w:fldChar w:fldCharType="separate"/>
        </w:r>
      </w:ins>
      <w:r>
        <w:rPr>
          <w:noProof/>
        </w:rPr>
        <w:t>5</w:t>
      </w:r>
      <w:ins w:id="448" w:author="Bernd" w:date="2015-09-18T09:02:00Z">
        <w:r w:rsidR="009D680C">
          <w:fldChar w:fldCharType="end"/>
        </w:r>
        <w:r>
          <w:t>.</w:t>
        </w:r>
        <w:r w:rsidR="009D680C">
          <w:fldChar w:fldCharType="begin"/>
        </w:r>
        <w:r>
          <w:instrText xml:space="preserve"> SEQ Table \* ARABIC \s 1 </w:instrText>
        </w:r>
        <w:r w:rsidR="009D680C">
          <w:fldChar w:fldCharType="separate"/>
        </w:r>
        <w:r>
          <w:rPr>
            <w:noProof/>
          </w:rPr>
          <w:t>2</w:t>
        </w:r>
        <w:r w:rsidR="009D680C">
          <w:fldChar w:fldCharType="end"/>
        </w:r>
        <w:r>
          <w:t>: Mapping of Conditional Packages</w:t>
        </w:r>
        <w:bookmarkEnd w:id="446"/>
      </w:ins>
    </w:p>
    <w:p w:rsidR="006632BA" w:rsidDel="004A218B" w:rsidRDefault="006632BA" w:rsidP="006632BA">
      <w:pPr>
        <w:rPr>
          <w:del w:id="449" w:author="Bernd" w:date="2015-09-18T09:02:00Z"/>
        </w:rPr>
      </w:pPr>
    </w:p>
    <w:tbl>
      <w:tblPr>
        <w:tblStyle w:val="Tabellengitternetz"/>
        <w:tblW w:w="0" w:type="auto"/>
        <w:tblLayout w:type="fixed"/>
        <w:tblLook w:val="04A0"/>
      </w:tblPr>
      <w:tblGrid>
        <w:gridCol w:w="4605"/>
        <w:gridCol w:w="4893"/>
      </w:tblGrid>
      <w:tr w:rsidR="00A12D5F" w:rsidTr="003555F4">
        <w:tc>
          <w:tcPr>
            <w:tcW w:w="4605" w:type="dxa"/>
          </w:tcPr>
          <w:p w:rsidR="00A12D5F" w:rsidRDefault="005E38D2" w:rsidP="006632BA">
            <w:r>
              <w:rPr>
                <w:noProof/>
                <w:lang w:val="de-DE" w:eastAsia="de-DE"/>
              </w:rPr>
              <w:drawing>
                <wp:inline distT="0" distB="0" distL="0" distR="0">
                  <wp:extent cx="2793162" cy="1724118"/>
                  <wp:effectExtent l="19050" t="0" r="7188"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2795595" cy="1725620"/>
                          </a:xfrm>
                          <a:prstGeom prst="rect">
                            <a:avLst/>
                          </a:prstGeom>
                          <a:noFill/>
                          <a:ln w="9525">
                            <a:noFill/>
                            <a:miter lim="800000"/>
                            <a:headEnd/>
                            <a:tailEnd/>
                          </a:ln>
                        </pic:spPr>
                      </pic:pic>
                    </a:graphicData>
                  </a:graphic>
                </wp:inline>
              </w:drawing>
            </w:r>
          </w:p>
        </w:tc>
        <w:tc>
          <w:tcPr>
            <w:tcW w:w="4893" w:type="dxa"/>
          </w:tcPr>
          <w:p w:rsidR="00A12D5F" w:rsidRDefault="00A45F1F" w:rsidP="00485C88">
            <w:pPr>
              <w:tabs>
                <w:tab w:val="left" w:pos="273"/>
                <w:tab w:val="left" w:pos="544"/>
                <w:tab w:val="left" w:pos="789"/>
              </w:tabs>
            </w:pPr>
            <w:r>
              <w:rPr>
                <w:sz w:val="20"/>
                <w:szCs w:val="20"/>
              </w:rPr>
              <w:t>list</w:t>
            </w:r>
            <w:r w:rsidR="00A12D5F" w:rsidRPr="00127393">
              <w:rPr>
                <w:sz w:val="20"/>
                <w:szCs w:val="20"/>
              </w:rPr>
              <w:t xml:space="preserve"> </w:t>
            </w:r>
            <w:proofErr w:type="spellStart"/>
            <w:r w:rsidR="00A12D5F">
              <w:rPr>
                <w:sz w:val="20"/>
                <w:szCs w:val="20"/>
              </w:rPr>
              <w:t>Class</w:t>
            </w:r>
            <w:r>
              <w:rPr>
                <w:sz w:val="20"/>
                <w:szCs w:val="20"/>
              </w:rPr>
              <w:t>E</w:t>
            </w:r>
            <w:proofErr w:type="spellEnd"/>
            <w:r w:rsidR="00A12D5F" w:rsidRPr="00127393">
              <w:rPr>
                <w:sz w:val="20"/>
                <w:szCs w:val="20"/>
              </w:rPr>
              <w:t xml:space="preserve"> {</w:t>
            </w:r>
            <w:r w:rsidR="00A12D5F">
              <w:rPr>
                <w:sz w:val="20"/>
                <w:szCs w:val="20"/>
              </w:rPr>
              <w:br/>
            </w:r>
            <w:r>
              <w:rPr>
                <w:sz w:val="20"/>
                <w:szCs w:val="20"/>
              </w:rPr>
              <w:tab/>
            </w:r>
            <w:r w:rsidRPr="00C90499">
              <w:rPr>
                <w:sz w:val="20"/>
                <w:szCs w:val="20"/>
              </w:rPr>
              <w:t>key "</w:t>
            </w:r>
            <w:proofErr w:type="spellStart"/>
            <w:r>
              <w:rPr>
                <w:sz w:val="20"/>
                <w:szCs w:val="20"/>
              </w:rPr>
              <w:t>objectIdentifier</w:t>
            </w:r>
            <w:proofErr w:type="spellEnd"/>
            <w:r w:rsidRPr="00C90499">
              <w:rPr>
                <w:sz w:val="20"/>
                <w:szCs w:val="20"/>
              </w:rPr>
              <w:t>";</w:t>
            </w:r>
            <w:r>
              <w:rPr>
                <w:sz w:val="20"/>
                <w:szCs w:val="20"/>
              </w:rPr>
              <w:br/>
            </w:r>
            <w:r>
              <w:rPr>
                <w:sz w:val="20"/>
                <w:szCs w:val="20"/>
              </w:rPr>
              <w:tab/>
            </w:r>
            <w:r w:rsidRPr="00C90499">
              <w:rPr>
                <w:sz w:val="20"/>
                <w:szCs w:val="20"/>
              </w:rPr>
              <w:t xml:space="preserve">leaf </w:t>
            </w:r>
            <w:proofErr w:type="spellStart"/>
            <w:r>
              <w:rPr>
                <w:sz w:val="20"/>
                <w:szCs w:val="20"/>
              </w:rPr>
              <w:t>objectIdentifier</w:t>
            </w:r>
            <w:proofErr w:type="spellEnd"/>
            <w:r>
              <w:rPr>
                <w:sz w:val="20"/>
                <w:szCs w:val="20"/>
              </w:rPr>
              <w:t xml:space="preserve"> </w:t>
            </w:r>
            <w:r w:rsidRPr="00C90499">
              <w:rPr>
                <w:sz w:val="20"/>
                <w:szCs w:val="20"/>
              </w:rPr>
              <w:t>{</w:t>
            </w:r>
            <w:r>
              <w:rPr>
                <w:sz w:val="20"/>
                <w:szCs w:val="20"/>
              </w:rPr>
              <w:br/>
            </w:r>
            <w:r>
              <w:rPr>
                <w:sz w:val="20"/>
                <w:szCs w:val="20"/>
              </w:rPr>
              <w:tab/>
            </w:r>
            <w:r>
              <w:rPr>
                <w:sz w:val="20"/>
                <w:szCs w:val="20"/>
              </w:rPr>
              <w:tab/>
            </w:r>
            <w:r w:rsidRPr="00C90499">
              <w:rPr>
                <w:sz w:val="20"/>
                <w:szCs w:val="20"/>
              </w:rPr>
              <w:t>type string;</w:t>
            </w:r>
            <w:r>
              <w:rPr>
                <w:sz w:val="20"/>
                <w:szCs w:val="20"/>
              </w:rPr>
              <w:br/>
            </w:r>
            <w:r>
              <w:rPr>
                <w:sz w:val="20"/>
                <w:szCs w:val="20"/>
              </w:rPr>
              <w:tab/>
              <w:t>}</w:t>
            </w:r>
            <w:r>
              <w:rPr>
                <w:sz w:val="20"/>
                <w:szCs w:val="20"/>
              </w:rPr>
              <w:br/>
            </w:r>
            <w:r>
              <w:rPr>
                <w:sz w:val="20"/>
                <w:szCs w:val="20"/>
              </w:rPr>
              <w:tab/>
            </w:r>
            <w:r w:rsidR="00A12D5F">
              <w:rPr>
                <w:sz w:val="20"/>
                <w:szCs w:val="20"/>
              </w:rPr>
              <w:t>…</w:t>
            </w:r>
            <w:r>
              <w:rPr>
                <w:sz w:val="20"/>
                <w:szCs w:val="20"/>
              </w:rPr>
              <w:br/>
            </w:r>
            <w:r w:rsidR="00A12D5F">
              <w:rPr>
                <w:sz w:val="20"/>
                <w:szCs w:val="20"/>
              </w:rPr>
              <w:tab/>
              <w:t>leaf attribute2 {</w:t>
            </w:r>
            <w:r w:rsidR="00A12D5F">
              <w:rPr>
                <w:sz w:val="20"/>
                <w:szCs w:val="20"/>
              </w:rPr>
              <w:br/>
            </w:r>
            <w:r w:rsidR="00A12D5F">
              <w:rPr>
                <w:sz w:val="20"/>
                <w:szCs w:val="20"/>
              </w:rPr>
              <w:tab/>
            </w:r>
            <w:r w:rsidR="00A12D5F">
              <w:rPr>
                <w:sz w:val="20"/>
                <w:szCs w:val="20"/>
              </w:rPr>
              <w:tab/>
              <w:t>…</w:t>
            </w:r>
            <w:r w:rsidR="00A12D5F">
              <w:rPr>
                <w:sz w:val="20"/>
                <w:szCs w:val="20"/>
              </w:rPr>
              <w:br/>
            </w:r>
            <w:r w:rsidR="00A12D5F">
              <w:rPr>
                <w:sz w:val="20"/>
                <w:szCs w:val="20"/>
              </w:rPr>
              <w:tab/>
              <w:t>}</w:t>
            </w:r>
            <w:r w:rsidR="00A12D5F">
              <w:rPr>
                <w:sz w:val="20"/>
                <w:szCs w:val="20"/>
              </w:rPr>
              <w:br/>
            </w:r>
            <w:r w:rsidR="00A12D5F" w:rsidRPr="009D0C74">
              <w:rPr>
                <w:color w:val="6A6E10" w:themeColor="accent2" w:themeShade="80"/>
                <w:sz w:val="20"/>
                <w:szCs w:val="20"/>
              </w:rPr>
              <w:tab/>
              <w:t xml:space="preserve">container </w:t>
            </w:r>
            <w:proofErr w:type="spellStart"/>
            <w:r w:rsidR="00A12D5F" w:rsidRPr="009D0C74">
              <w:rPr>
                <w:color w:val="6A6E10" w:themeColor="accent2" w:themeShade="80"/>
                <w:sz w:val="20"/>
                <w:szCs w:val="20"/>
              </w:rPr>
              <w:t>Class</w:t>
            </w:r>
            <w:r w:rsidRPr="009D0C74">
              <w:rPr>
                <w:color w:val="6A6E10" w:themeColor="accent2" w:themeShade="80"/>
                <w:sz w:val="20"/>
                <w:szCs w:val="20"/>
              </w:rPr>
              <w:t>F_Pac</w:t>
            </w:r>
            <w:proofErr w:type="spellEnd"/>
            <w:r w:rsidR="00A12D5F" w:rsidRPr="009D0C74">
              <w:rPr>
                <w:color w:val="6A6E10" w:themeColor="accent2" w:themeShade="80"/>
                <w:sz w:val="20"/>
                <w:szCs w:val="20"/>
              </w:rPr>
              <w:t xml:space="preserve"> {</w:t>
            </w:r>
            <w:r w:rsidR="00A12D5F" w:rsidRPr="009D0C74">
              <w:rPr>
                <w:color w:val="6A6E10" w:themeColor="accent2" w:themeShade="80"/>
                <w:sz w:val="20"/>
                <w:szCs w:val="20"/>
              </w:rPr>
              <w:br/>
            </w:r>
            <w:r w:rsidR="00485C88" w:rsidRPr="009D0C74">
              <w:rPr>
                <w:color w:val="6A6E10" w:themeColor="accent2" w:themeShade="80"/>
                <w:sz w:val="20"/>
                <w:szCs w:val="20"/>
              </w:rPr>
              <w:tab/>
            </w:r>
            <w:r w:rsidR="00485C88" w:rsidRPr="009D0C74">
              <w:rPr>
                <w:color w:val="6A6E10" w:themeColor="accent2" w:themeShade="80"/>
                <w:sz w:val="20"/>
                <w:szCs w:val="20"/>
              </w:rPr>
              <w:tab/>
              <w:t>presence "</w:t>
            </w:r>
            <w:r w:rsidR="00485C88" w:rsidRPr="009D0C74">
              <w:rPr>
                <w:color w:val="6A6E10" w:themeColor="accent2" w:themeShade="80"/>
              </w:rPr>
              <w:t xml:space="preserve"> </w:t>
            </w:r>
            <w:r w:rsidR="00485C88" w:rsidRPr="009D0C74">
              <w:rPr>
                <w:color w:val="6A6E10" w:themeColor="accent2" w:themeShade="80"/>
                <w:sz w:val="20"/>
                <w:szCs w:val="20"/>
              </w:rPr>
              <w:t xml:space="preserve">&lt;condition for </w:t>
            </w:r>
            <w:proofErr w:type="spellStart"/>
            <w:r w:rsidR="00485C88" w:rsidRPr="009D0C74">
              <w:rPr>
                <w:color w:val="6A6E10" w:themeColor="accent2" w:themeShade="80"/>
                <w:sz w:val="20"/>
                <w:szCs w:val="20"/>
              </w:rPr>
              <w:t>ClassF_Pac</w:t>
            </w:r>
            <w:proofErr w:type="spellEnd"/>
            <w:r w:rsidR="00485C88" w:rsidRPr="009D0C74">
              <w:rPr>
                <w:color w:val="6A6E10" w:themeColor="accent2" w:themeShade="80"/>
                <w:sz w:val="20"/>
                <w:szCs w:val="20"/>
              </w:rPr>
              <w:t xml:space="preserve"> attributes&gt;";</w:t>
            </w:r>
            <w:r w:rsidR="00485C88" w:rsidRPr="009D0C74">
              <w:rPr>
                <w:color w:val="6A6E10" w:themeColor="accent2" w:themeShade="80"/>
                <w:sz w:val="20"/>
                <w:szCs w:val="20"/>
              </w:rPr>
              <w:br/>
            </w:r>
            <w:r w:rsidR="00A12D5F" w:rsidRPr="009D0C74">
              <w:rPr>
                <w:color w:val="6A6E10" w:themeColor="accent2" w:themeShade="80"/>
                <w:sz w:val="20"/>
                <w:szCs w:val="20"/>
              </w:rPr>
              <w:tab/>
            </w:r>
            <w:r w:rsidR="00A12D5F" w:rsidRPr="009D0C74">
              <w:rPr>
                <w:color w:val="6A6E10" w:themeColor="accent2" w:themeShade="80"/>
                <w:sz w:val="20"/>
                <w:szCs w:val="20"/>
              </w:rPr>
              <w:tab/>
              <w:t>…</w:t>
            </w:r>
            <w:r w:rsidR="00A12D5F" w:rsidRPr="009D0C74">
              <w:rPr>
                <w:color w:val="6A6E10" w:themeColor="accent2" w:themeShade="80"/>
                <w:sz w:val="20"/>
                <w:szCs w:val="20"/>
              </w:rPr>
              <w:br/>
            </w:r>
            <w:r w:rsidR="00A12D5F" w:rsidRPr="009D0C74">
              <w:rPr>
                <w:color w:val="6A6E10" w:themeColor="accent2" w:themeShade="80"/>
                <w:sz w:val="20"/>
                <w:szCs w:val="20"/>
              </w:rPr>
              <w:tab/>
            </w:r>
            <w:r w:rsidR="00A12D5F" w:rsidRPr="009D0C74">
              <w:rPr>
                <w:color w:val="6A6E10" w:themeColor="accent2" w:themeShade="80"/>
                <w:sz w:val="20"/>
                <w:szCs w:val="20"/>
              </w:rPr>
              <w:tab/>
              <w:t>leaf attribute3 {</w:t>
            </w:r>
            <w:r w:rsidR="00A12D5F" w:rsidRPr="009D0C74">
              <w:rPr>
                <w:color w:val="6A6E10" w:themeColor="accent2" w:themeShade="80"/>
                <w:sz w:val="20"/>
                <w:szCs w:val="20"/>
              </w:rPr>
              <w:br/>
            </w:r>
            <w:r w:rsidR="00A12D5F" w:rsidRPr="009D0C74">
              <w:rPr>
                <w:color w:val="6A6E10" w:themeColor="accent2" w:themeShade="80"/>
                <w:sz w:val="20"/>
                <w:szCs w:val="20"/>
              </w:rPr>
              <w:tab/>
            </w:r>
            <w:r w:rsidR="00A12D5F" w:rsidRPr="009D0C74">
              <w:rPr>
                <w:color w:val="6A6E10" w:themeColor="accent2" w:themeShade="80"/>
                <w:sz w:val="20"/>
                <w:szCs w:val="20"/>
              </w:rPr>
              <w:tab/>
            </w:r>
            <w:r w:rsidR="00A12D5F" w:rsidRPr="009D0C74">
              <w:rPr>
                <w:color w:val="6A6E10" w:themeColor="accent2" w:themeShade="80"/>
                <w:sz w:val="20"/>
                <w:szCs w:val="20"/>
              </w:rPr>
              <w:tab/>
              <w:t>…</w:t>
            </w:r>
            <w:r w:rsidR="00A12D5F" w:rsidRPr="009D0C74">
              <w:rPr>
                <w:color w:val="6A6E10" w:themeColor="accent2" w:themeShade="80"/>
                <w:sz w:val="20"/>
                <w:szCs w:val="20"/>
              </w:rPr>
              <w:br/>
            </w:r>
            <w:r w:rsidR="00A12D5F" w:rsidRPr="009D0C74">
              <w:rPr>
                <w:color w:val="6A6E10" w:themeColor="accent2" w:themeShade="80"/>
                <w:sz w:val="20"/>
                <w:szCs w:val="20"/>
              </w:rPr>
              <w:tab/>
            </w:r>
            <w:r w:rsidR="00A12D5F" w:rsidRPr="009D0C74">
              <w:rPr>
                <w:color w:val="6A6E10" w:themeColor="accent2" w:themeShade="80"/>
                <w:sz w:val="20"/>
                <w:szCs w:val="20"/>
              </w:rPr>
              <w:tab/>
              <w:t>}</w:t>
            </w:r>
            <w:r w:rsidR="00A12D5F" w:rsidRPr="009D0C74">
              <w:rPr>
                <w:color w:val="6A6E10" w:themeColor="accent2" w:themeShade="80"/>
                <w:sz w:val="20"/>
                <w:szCs w:val="20"/>
              </w:rPr>
              <w:br/>
            </w:r>
            <w:r w:rsidR="00A12D5F" w:rsidRPr="009D0C74">
              <w:rPr>
                <w:color w:val="6A6E10" w:themeColor="accent2" w:themeShade="80"/>
                <w:sz w:val="20"/>
                <w:szCs w:val="20"/>
              </w:rPr>
              <w:tab/>
            </w:r>
            <w:r w:rsidR="00A12D5F" w:rsidRPr="009D0C74">
              <w:rPr>
                <w:color w:val="6A6E10" w:themeColor="accent2" w:themeShade="80"/>
                <w:sz w:val="20"/>
                <w:szCs w:val="20"/>
              </w:rPr>
              <w:tab/>
              <w:t>leaf attribute4 {</w:t>
            </w:r>
            <w:r w:rsidR="00A12D5F" w:rsidRPr="009D0C74">
              <w:rPr>
                <w:color w:val="6A6E10" w:themeColor="accent2" w:themeShade="80"/>
                <w:sz w:val="20"/>
                <w:szCs w:val="20"/>
              </w:rPr>
              <w:br/>
            </w:r>
            <w:r w:rsidR="00A12D5F" w:rsidRPr="009D0C74">
              <w:rPr>
                <w:color w:val="6A6E10" w:themeColor="accent2" w:themeShade="80"/>
                <w:sz w:val="20"/>
                <w:szCs w:val="20"/>
              </w:rPr>
              <w:tab/>
            </w:r>
            <w:r w:rsidR="00A12D5F" w:rsidRPr="009D0C74">
              <w:rPr>
                <w:color w:val="6A6E10" w:themeColor="accent2" w:themeShade="80"/>
                <w:sz w:val="20"/>
                <w:szCs w:val="20"/>
              </w:rPr>
              <w:tab/>
            </w:r>
            <w:r w:rsidR="00A12D5F" w:rsidRPr="009D0C74">
              <w:rPr>
                <w:color w:val="6A6E10" w:themeColor="accent2" w:themeShade="80"/>
                <w:sz w:val="20"/>
                <w:szCs w:val="20"/>
              </w:rPr>
              <w:tab/>
              <w:t>…</w:t>
            </w:r>
            <w:r w:rsidR="00A12D5F" w:rsidRPr="009D0C74">
              <w:rPr>
                <w:color w:val="6A6E10" w:themeColor="accent2" w:themeShade="80"/>
                <w:sz w:val="20"/>
                <w:szCs w:val="20"/>
              </w:rPr>
              <w:br/>
            </w:r>
            <w:r w:rsidR="00A12D5F" w:rsidRPr="009D0C74">
              <w:rPr>
                <w:color w:val="6A6E10" w:themeColor="accent2" w:themeShade="80"/>
                <w:sz w:val="20"/>
                <w:szCs w:val="20"/>
              </w:rPr>
              <w:tab/>
            </w:r>
            <w:r w:rsidR="00A12D5F" w:rsidRPr="009D0C74">
              <w:rPr>
                <w:color w:val="6A6E10" w:themeColor="accent2" w:themeShade="80"/>
                <w:sz w:val="20"/>
                <w:szCs w:val="20"/>
              </w:rPr>
              <w:tab/>
              <w:t>}</w:t>
            </w:r>
            <w:r w:rsidR="00A12D5F" w:rsidRPr="009D0C74">
              <w:rPr>
                <w:color w:val="6A6E10" w:themeColor="accent2" w:themeShade="80"/>
                <w:sz w:val="20"/>
                <w:szCs w:val="20"/>
              </w:rPr>
              <w:br/>
            </w:r>
            <w:r w:rsidR="00A12D5F" w:rsidRPr="009D0C74">
              <w:rPr>
                <w:color w:val="6A6E10" w:themeColor="accent2" w:themeShade="80"/>
                <w:sz w:val="20"/>
                <w:szCs w:val="20"/>
              </w:rPr>
              <w:tab/>
              <w:t>}</w:t>
            </w:r>
            <w:bookmarkStart w:id="450" w:name="_GoBack"/>
            <w:bookmarkEnd w:id="450"/>
            <w:r w:rsidR="00A12D5F" w:rsidRPr="009D0C74">
              <w:rPr>
                <w:color w:val="6A6E10" w:themeColor="accent2" w:themeShade="80"/>
                <w:sz w:val="20"/>
                <w:szCs w:val="20"/>
              </w:rPr>
              <w:br/>
            </w:r>
            <w:r w:rsidR="00485C88" w:rsidRPr="00D63491">
              <w:rPr>
                <w:color w:val="437F27" w:themeColor="accent5" w:themeShade="BF"/>
                <w:sz w:val="20"/>
                <w:szCs w:val="20"/>
              </w:rPr>
              <w:tab/>
              <w:t xml:space="preserve">container </w:t>
            </w:r>
            <w:proofErr w:type="spellStart"/>
            <w:r w:rsidR="00485C88" w:rsidRPr="00D63491">
              <w:rPr>
                <w:color w:val="437F27" w:themeColor="accent5" w:themeShade="BF"/>
                <w:sz w:val="20"/>
                <w:szCs w:val="20"/>
              </w:rPr>
              <w:t>ClassG_Pac</w:t>
            </w:r>
            <w:proofErr w:type="spellEnd"/>
            <w:r w:rsidR="00485C88" w:rsidRPr="00D63491">
              <w:rPr>
                <w:color w:val="437F27" w:themeColor="accent5" w:themeShade="BF"/>
                <w:sz w:val="20"/>
                <w:szCs w:val="20"/>
              </w:rPr>
              <w:t xml:space="preserve"> {</w:t>
            </w:r>
            <w:r w:rsidR="00485C88" w:rsidRPr="00D63491">
              <w:rPr>
                <w:color w:val="437F27" w:themeColor="accent5" w:themeShade="BF"/>
                <w:sz w:val="20"/>
                <w:szCs w:val="20"/>
              </w:rPr>
              <w:br/>
            </w:r>
            <w:r w:rsidR="00485C88" w:rsidRPr="00D63491">
              <w:rPr>
                <w:color w:val="437F27" w:themeColor="accent5" w:themeShade="BF"/>
                <w:sz w:val="20"/>
                <w:szCs w:val="20"/>
              </w:rPr>
              <w:tab/>
            </w:r>
            <w:r w:rsidR="00485C88" w:rsidRPr="00D63491">
              <w:rPr>
                <w:color w:val="437F27" w:themeColor="accent5" w:themeShade="BF"/>
                <w:sz w:val="20"/>
                <w:szCs w:val="20"/>
              </w:rPr>
              <w:tab/>
              <w:t>presence "</w:t>
            </w:r>
            <w:r w:rsidR="00485C88" w:rsidRPr="00D63491">
              <w:rPr>
                <w:color w:val="437F27" w:themeColor="accent5" w:themeShade="BF"/>
              </w:rPr>
              <w:t xml:space="preserve"> </w:t>
            </w:r>
            <w:r w:rsidR="00485C88" w:rsidRPr="00D63491">
              <w:rPr>
                <w:color w:val="437F27" w:themeColor="accent5" w:themeShade="BF"/>
                <w:sz w:val="20"/>
                <w:szCs w:val="20"/>
              </w:rPr>
              <w:t xml:space="preserve">&lt;condition for </w:t>
            </w:r>
            <w:proofErr w:type="spellStart"/>
            <w:r w:rsidR="00485C88" w:rsidRPr="00D63491">
              <w:rPr>
                <w:color w:val="437F27" w:themeColor="accent5" w:themeShade="BF"/>
                <w:sz w:val="20"/>
                <w:szCs w:val="20"/>
              </w:rPr>
              <w:t>ClassG_Pac</w:t>
            </w:r>
            <w:proofErr w:type="spellEnd"/>
            <w:r w:rsidR="00485C88" w:rsidRPr="00D63491">
              <w:rPr>
                <w:color w:val="437F27" w:themeColor="accent5" w:themeShade="BF"/>
                <w:sz w:val="20"/>
                <w:szCs w:val="20"/>
              </w:rPr>
              <w:t xml:space="preserve"> attributes&gt;";</w:t>
            </w:r>
            <w:r w:rsidR="00485C88" w:rsidRPr="00D63491">
              <w:rPr>
                <w:color w:val="437F27" w:themeColor="accent5" w:themeShade="BF"/>
                <w:sz w:val="20"/>
                <w:szCs w:val="20"/>
              </w:rPr>
              <w:br/>
            </w:r>
            <w:r w:rsidR="00485C88" w:rsidRPr="00D63491">
              <w:rPr>
                <w:color w:val="437F27" w:themeColor="accent5" w:themeShade="BF"/>
                <w:sz w:val="20"/>
                <w:szCs w:val="20"/>
              </w:rPr>
              <w:tab/>
            </w:r>
            <w:r w:rsidR="00485C88" w:rsidRPr="00D63491">
              <w:rPr>
                <w:color w:val="437F27" w:themeColor="accent5" w:themeShade="BF"/>
                <w:sz w:val="20"/>
                <w:szCs w:val="20"/>
              </w:rPr>
              <w:tab/>
              <w:t>…</w:t>
            </w:r>
            <w:r w:rsidR="00485C88" w:rsidRPr="00D63491">
              <w:rPr>
                <w:color w:val="437F27" w:themeColor="accent5" w:themeShade="BF"/>
                <w:sz w:val="20"/>
                <w:szCs w:val="20"/>
              </w:rPr>
              <w:br/>
            </w:r>
            <w:r w:rsidR="00485C88" w:rsidRPr="00D63491">
              <w:rPr>
                <w:color w:val="437F27" w:themeColor="accent5" w:themeShade="BF"/>
                <w:sz w:val="20"/>
                <w:szCs w:val="20"/>
              </w:rPr>
              <w:tab/>
            </w:r>
            <w:r w:rsidR="00485C88" w:rsidRPr="00D63491">
              <w:rPr>
                <w:color w:val="437F27" w:themeColor="accent5" w:themeShade="BF"/>
                <w:sz w:val="20"/>
                <w:szCs w:val="20"/>
              </w:rPr>
              <w:tab/>
              <w:t>leaf attribute5 {</w:t>
            </w:r>
            <w:r w:rsidR="00485C88" w:rsidRPr="00D63491">
              <w:rPr>
                <w:color w:val="437F27" w:themeColor="accent5" w:themeShade="BF"/>
                <w:sz w:val="20"/>
                <w:szCs w:val="20"/>
              </w:rPr>
              <w:br/>
            </w:r>
            <w:r w:rsidR="00485C88" w:rsidRPr="00D63491">
              <w:rPr>
                <w:color w:val="437F27" w:themeColor="accent5" w:themeShade="BF"/>
                <w:sz w:val="20"/>
                <w:szCs w:val="20"/>
              </w:rPr>
              <w:tab/>
            </w:r>
            <w:r w:rsidR="00485C88" w:rsidRPr="00D63491">
              <w:rPr>
                <w:color w:val="437F27" w:themeColor="accent5" w:themeShade="BF"/>
                <w:sz w:val="20"/>
                <w:szCs w:val="20"/>
              </w:rPr>
              <w:tab/>
            </w:r>
            <w:r w:rsidR="00485C88" w:rsidRPr="00D63491">
              <w:rPr>
                <w:color w:val="437F27" w:themeColor="accent5" w:themeShade="BF"/>
                <w:sz w:val="20"/>
                <w:szCs w:val="20"/>
              </w:rPr>
              <w:tab/>
              <w:t>…</w:t>
            </w:r>
            <w:r w:rsidR="00485C88" w:rsidRPr="00D63491">
              <w:rPr>
                <w:color w:val="437F27" w:themeColor="accent5" w:themeShade="BF"/>
                <w:sz w:val="20"/>
                <w:szCs w:val="20"/>
              </w:rPr>
              <w:br/>
            </w:r>
            <w:r w:rsidR="00485C88" w:rsidRPr="00D63491">
              <w:rPr>
                <w:color w:val="437F27" w:themeColor="accent5" w:themeShade="BF"/>
                <w:sz w:val="20"/>
                <w:szCs w:val="20"/>
              </w:rPr>
              <w:tab/>
            </w:r>
            <w:r w:rsidR="00485C88" w:rsidRPr="00D63491">
              <w:rPr>
                <w:color w:val="437F27" w:themeColor="accent5" w:themeShade="BF"/>
                <w:sz w:val="20"/>
                <w:szCs w:val="20"/>
              </w:rPr>
              <w:tab/>
              <w:t>}</w:t>
            </w:r>
            <w:r w:rsidR="00485C88" w:rsidRPr="00D63491">
              <w:rPr>
                <w:color w:val="437F27" w:themeColor="accent5" w:themeShade="BF"/>
                <w:sz w:val="20"/>
                <w:szCs w:val="20"/>
              </w:rPr>
              <w:br/>
            </w:r>
            <w:r w:rsidR="00485C88" w:rsidRPr="00D63491">
              <w:rPr>
                <w:color w:val="437F27" w:themeColor="accent5" w:themeShade="BF"/>
                <w:sz w:val="20"/>
                <w:szCs w:val="20"/>
              </w:rPr>
              <w:tab/>
            </w:r>
            <w:r w:rsidR="00485C88" w:rsidRPr="00D63491">
              <w:rPr>
                <w:color w:val="437F27" w:themeColor="accent5" w:themeShade="BF"/>
                <w:sz w:val="20"/>
                <w:szCs w:val="20"/>
              </w:rPr>
              <w:tab/>
              <w:t>leaf attribute6 {</w:t>
            </w:r>
            <w:r w:rsidR="00485C88" w:rsidRPr="00D63491">
              <w:rPr>
                <w:color w:val="437F27" w:themeColor="accent5" w:themeShade="BF"/>
                <w:sz w:val="20"/>
                <w:szCs w:val="20"/>
              </w:rPr>
              <w:br/>
            </w:r>
            <w:r w:rsidR="00485C88" w:rsidRPr="00D63491">
              <w:rPr>
                <w:color w:val="437F27" w:themeColor="accent5" w:themeShade="BF"/>
                <w:sz w:val="20"/>
                <w:szCs w:val="20"/>
              </w:rPr>
              <w:tab/>
            </w:r>
            <w:r w:rsidR="00485C88" w:rsidRPr="00D63491">
              <w:rPr>
                <w:color w:val="437F27" w:themeColor="accent5" w:themeShade="BF"/>
                <w:sz w:val="20"/>
                <w:szCs w:val="20"/>
              </w:rPr>
              <w:tab/>
            </w:r>
            <w:r w:rsidR="00485C88" w:rsidRPr="00D63491">
              <w:rPr>
                <w:color w:val="437F27" w:themeColor="accent5" w:themeShade="BF"/>
                <w:sz w:val="20"/>
                <w:szCs w:val="20"/>
              </w:rPr>
              <w:tab/>
              <w:t>…</w:t>
            </w:r>
            <w:r w:rsidR="00485C88" w:rsidRPr="00D63491">
              <w:rPr>
                <w:color w:val="437F27" w:themeColor="accent5" w:themeShade="BF"/>
                <w:sz w:val="20"/>
                <w:szCs w:val="20"/>
              </w:rPr>
              <w:br/>
            </w:r>
            <w:r w:rsidR="00485C88" w:rsidRPr="00D63491">
              <w:rPr>
                <w:color w:val="437F27" w:themeColor="accent5" w:themeShade="BF"/>
                <w:sz w:val="20"/>
                <w:szCs w:val="20"/>
              </w:rPr>
              <w:tab/>
            </w:r>
            <w:r w:rsidR="00485C88" w:rsidRPr="00D63491">
              <w:rPr>
                <w:color w:val="437F27" w:themeColor="accent5" w:themeShade="BF"/>
                <w:sz w:val="20"/>
                <w:szCs w:val="20"/>
              </w:rPr>
              <w:tab/>
              <w:t>}</w:t>
            </w:r>
            <w:r w:rsidR="00485C88" w:rsidRPr="00D63491">
              <w:rPr>
                <w:color w:val="437F27" w:themeColor="accent5" w:themeShade="BF"/>
                <w:sz w:val="20"/>
                <w:szCs w:val="20"/>
              </w:rPr>
              <w:br/>
            </w:r>
            <w:r w:rsidR="00485C88" w:rsidRPr="00D63491">
              <w:rPr>
                <w:color w:val="437F27" w:themeColor="accent5" w:themeShade="BF"/>
                <w:sz w:val="20"/>
                <w:szCs w:val="20"/>
              </w:rPr>
              <w:tab/>
              <w:t>}</w:t>
            </w:r>
            <w:r w:rsidR="00485C88" w:rsidRPr="00D63491">
              <w:rPr>
                <w:color w:val="437F27" w:themeColor="accent5" w:themeShade="BF"/>
                <w:sz w:val="20"/>
                <w:szCs w:val="20"/>
              </w:rPr>
              <w:br/>
            </w:r>
            <w:r w:rsidR="00A12D5F">
              <w:rPr>
                <w:sz w:val="20"/>
                <w:szCs w:val="20"/>
              </w:rPr>
              <w:t>}</w:t>
            </w:r>
          </w:p>
        </w:tc>
      </w:tr>
    </w:tbl>
    <w:p w:rsidR="00BB7FA1" w:rsidDel="004A218B" w:rsidRDefault="00BB7FA1" w:rsidP="00BB7FA1">
      <w:pPr>
        <w:pStyle w:val="FigureCaption"/>
        <w:rPr>
          <w:del w:id="451" w:author="Bernd" w:date="2015-09-18T09:02:00Z"/>
        </w:rPr>
      </w:pPr>
      <w:del w:id="452" w:author="Bernd" w:date="2015-09-18T09:02:00Z">
        <w:r w:rsidDel="004A218B">
          <w:delText xml:space="preserve">Figure </w:delText>
        </w:r>
        <w:r w:rsidR="009D680C" w:rsidDel="004A218B">
          <w:fldChar w:fldCharType="begin"/>
        </w:r>
        <w:r w:rsidDel="004A218B">
          <w:delInstrText xml:space="preserve"> STYLEREF 1 \s </w:delInstrText>
        </w:r>
        <w:r w:rsidR="009D680C" w:rsidDel="004A218B">
          <w:fldChar w:fldCharType="separate"/>
        </w:r>
        <w:r w:rsidR="00745A31" w:rsidDel="004A218B">
          <w:rPr>
            <w:noProof/>
          </w:rPr>
          <w:delText>5</w:delText>
        </w:r>
        <w:r w:rsidR="009D680C" w:rsidDel="004A218B">
          <w:fldChar w:fldCharType="end"/>
        </w:r>
        <w:r w:rsidDel="004A218B">
          <w:delText>.</w:delText>
        </w:r>
        <w:r w:rsidR="009D680C" w:rsidDel="004A218B">
          <w:fldChar w:fldCharType="begin"/>
        </w:r>
        <w:r w:rsidDel="004A218B">
          <w:delInstrText xml:space="preserve"> SEQ Figure \* ARABIC \s 1 </w:delInstrText>
        </w:r>
        <w:r w:rsidR="009D680C" w:rsidDel="004A218B">
          <w:fldChar w:fldCharType="separate"/>
        </w:r>
        <w:r w:rsidR="00745A31" w:rsidDel="004A218B">
          <w:rPr>
            <w:noProof/>
          </w:rPr>
          <w:delText>1</w:delText>
        </w:r>
        <w:r w:rsidR="009D680C" w:rsidDel="004A218B">
          <w:fldChar w:fldCharType="end"/>
        </w:r>
        <w:r w:rsidDel="004A218B">
          <w:delText xml:space="preserve">: </w:delText>
        </w:r>
        <w:r w:rsidR="008136FF" w:rsidDel="004A218B">
          <w:delText>M</w:delText>
        </w:r>
        <w:r w:rsidDel="004A218B">
          <w:delText>apping</w:delText>
        </w:r>
        <w:r w:rsidR="008136FF" w:rsidDel="004A218B">
          <w:delText xml:space="preserve"> of Conditional Packages</w:delText>
        </w:r>
      </w:del>
    </w:p>
    <w:p w:rsidR="00A12D5F" w:rsidRDefault="00A12D5F" w:rsidP="006632BA"/>
    <w:p w:rsidR="0004569E" w:rsidRDefault="0004569E" w:rsidP="009B6F01">
      <w:pPr>
        <w:pStyle w:val="berschrift2"/>
      </w:pPr>
      <w:bookmarkStart w:id="453" w:name="_Ref420586532"/>
      <w:bookmarkStart w:id="454" w:name="_Toc430330742"/>
      <w:r>
        <w:t>XOR Relationship</w:t>
      </w:r>
      <w:bookmarkEnd w:id="453"/>
      <w:bookmarkEnd w:id="454"/>
    </w:p>
    <w:p w:rsidR="0004569E" w:rsidRDefault="0004569E" w:rsidP="0004569E">
      <w:r>
        <w:t>Use the “choice” property of the container statement.</w:t>
      </w:r>
    </w:p>
    <w:p w:rsidR="0004569E" w:rsidRDefault="0004569E" w:rsidP="0004569E"/>
    <w:p w:rsidR="00753F2C" w:rsidRDefault="00753F2C" w:rsidP="009B6F01">
      <w:pPr>
        <w:pStyle w:val="berschrift2"/>
      </w:pPr>
      <w:bookmarkStart w:id="455" w:name="_Ref427658413"/>
      <w:bookmarkStart w:id="456" w:name="_Toc430330743"/>
      <w:r>
        <w:t>Mapping of UML Support and Condition</w:t>
      </w:r>
      <w:bookmarkEnd w:id="455"/>
      <w:bookmarkEnd w:id="456"/>
    </w:p>
    <w:p w:rsidR="007F476D" w:rsidRDefault="00753F2C" w:rsidP="007F476D">
      <w:r>
        <w:t>The UML Modeling Guidelines [</w:t>
      </w:r>
      <w:r w:rsidR="007F476D">
        <w:t>7</w:t>
      </w:r>
      <w:r>
        <w:t>] define support and condition for all UML artifacts</w:t>
      </w:r>
      <w:r w:rsidR="007F476D">
        <w:t xml:space="preserve"> (M – Mandatory, O – Optional, C – Conditional, CM – Conditional-Mandatory, CO – Conditional-</w:t>
      </w:r>
      <w:r w:rsidR="007F476D">
        <w:lastRenderedPageBreak/>
        <w:t>Optional)</w:t>
      </w:r>
      <w:r>
        <w:t xml:space="preserve">. Support qualifies the support of the </w:t>
      </w:r>
      <w:r w:rsidR="007F476D">
        <w:t>artifact</w:t>
      </w:r>
      <w:r>
        <w:t xml:space="preserve"> at the management interface. </w:t>
      </w:r>
      <w:r w:rsidR="007F476D">
        <w:t>Condition contains the condition for the condition-related support qualifiers.</w:t>
      </w:r>
    </w:p>
    <w:p w:rsidR="00753F2C" w:rsidRDefault="007F476D" w:rsidP="00753F2C">
      <w:r>
        <w:t>M – Mandatory</w:t>
      </w:r>
      <w:r w:rsidR="00D359B7">
        <w:t xml:space="preserve"> maps to the “mandatory” </w:t>
      </w:r>
      <w:proofErr w:type="spellStart"/>
      <w:r w:rsidR="00D359B7">
        <w:t>substatement</w:t>
      </w:r>
      <w:proofErr w:type="spellEnd"/>
      <w:r w:rsidR="00D359B7">
        <w:t xml:space="preserve"> in choice and leaf or to the “min-elements” </w:t>
      </w:r>
      <w:proofErr w:type="spellStart"/>
      <w:r w:rsidR="00D359B7">
        <w:t>substatement</w:t>
      </w:r>
      <w:proofErr w:type="spellEnd"/>
      <w:r w:rsidR="00D359B7">
        <w:t xml:space="preserve"> in leaf-list and list.</w:t>
      </w:r>
    </w:p>
    <w:p w:rsidR="00D359B7" w:rsidRDefault="00D359B7" w:rsidP="00753F2C">
      <w:r>
        <w:t xml:space="preserve">O – Optional need not be mapped since </w:t>
      </w:r>
      <w:r w:rsidR="00552559">
        <w:t xml:space="preserve">the per default the “mandatory” and “min-elements” </w:t>
      </w:r>
      <w:proofErr w:type="spellStart"/>
      <w:r w:rsidR="00552559">
        <w:t>substaments</w:t>
      </w:r>
      <w:proofErr w:type="spellEnd"/>
      <w:r w:rsidR="00552559">
        <w:t xml:space="preserve"> define optional.</w:t>
      </w:r>
    </w:p>
    <w:p w:rsidR="00552559" w:rsidRDefault="00552559" w:rsidP="00753F2C">
      <w:r>
        <w:t xml:space="preserve">All conditional UML support qualifiers are mapped to the “if-feature” </w:t>
      </w:r>
      <w:proofErr w:type="spellStart"/>
      <w:r>
        <w:t>substatement</w:t>
      </w:r>
      <w:proofErr w:type="spellEnd"/>
      <w:r>
        <w:t>.</w:t>
      </w:r>
    </w:p>
    <w:p w:rsidR="00552559" w:rsidRDefault="00552559" w:rsidP="00552559"/>
    <w:p w:rsidR="00552559" w:rsidRDefault="00552559" w:rsidP="009B6F01">
      <w:pPr>
        <w:pStyle w:val="TableCaption"/>
        <w:outlineLvl w:val="0"/>
      </w:pPr>
      <w:bookmarkStart w:id="457" w:name="_Toc430330786"/>
      <w:r>
        <w:t xml:space="preserve">Table </w:t>
      </w:r>
      <w:r w:rsidR="009D680C">
        <w:fldChar w:fldCharType="begin"/>
      </w:r>
      <w:r>
        <w:instrText xml:space="preserve"> STYLEREF 1 \s </w:instrText>
      </w:r>
      <w:r w:rsidR="009D680C">
        <w:fldChar w:fldCharType="separate"/>
      </w:r>
      <w:r w:rsidR="00745A31">
        <w:rPr>
          <w:noProof/>
        </w:rPr>
        <w:t>5</w:t>
      </w:r>
      <w:r w:rsidR="009D680C">
        <w:fldChar w:fldCharType="end"/>
      </w:r>
      <w:r>
        <w:t>.</w:t>
      </w:r>
      <w:r w:rsidR="009D680C">
        <w:fldChar w:fldCharType="begin"/>
      </w:r>
      <w:r>
        <w:instrText xml:space="preserve"> SEQ Table \* ARABIC \s 1 </w:instrText>
      </w:r>
      <w:r w:rsidR="009D680C">
        <w:fldChar w:fldCharType="separate"/>
      </w:r>
      <w:r w:rsidR="00745A31">
        <w:rPr>
          <w:noProof/>
        </w:rPr>
        <w:t>2</w:t>
      </w:r>
      <w:r w:rsidR="009D680C">
        <w:fldChar w:fldCharType="end"/>
      </w:r>
      <w:r>
        <w:t xml:space="preserve">: </w:t>
      </w:r>
      <w:r w:rsidRPr="00552559">
        <w:t>Support and Condition</w:t>
      </w:r>
      <w:r>
        <w:t xml:space="preserve"> Mapping Example</w:t>
      </w:r>
      <w:bookmarkEnd w:id="457"/>
    </w:p>
    <w:tbl>
      <w:tblPr>
        <w:tblStyle w:val="Tabellengitternetz"/>
        <w:tblW w:w="0" w:type="auto"/>
        <w:tblLayout w:type="fixed"/>
        <w:tblLook w:val="04A0"/>
      </w:tblPr>
      <w:tblGrid>
        <w:gridCol w:w="5882"/>
        <w:gridCol w:w="3618"/>
      </w:tblGrid>
      <w:tr w:rsidR="00552559" w:rsidTr="00740E8E">
        <w:trPr>
          <w:cantSplit/>
          <w:tblHeader w:val="off"/>
        </w:trPr>
        <w:tc>
          <w:tcPr>
            <w:tcW w:w="5882" w:type="dxa"/>
          </w:tcPr>
          <w:p w:rsidR="00552559" w:rsidRDefault="00547F09" w:rsidP="001278FB">
            <w:pPr>
              <w:jc w:val="center"/>
            </w:pPr>
            <w:r>
              <w:rPr>
                <w:noProof/>
                <w:lang w:val="de-DE" w:eastAsia="de-DE"/>
              </w:rPr>
              <w:drawing>
                <wp:inline distT="0" distB="0" distL="0" distR="0">
                  <wp:extent cx="3547049" cy="1242288"/>
                  <wp:effectExtent l="19050" t="0" r="0" b="0"/>
                  <wp:docPr id="4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3546290" cy="1242022"/>
                          </a:xfrm>
                          <a:prstGeom prst="rect">
                            <a:avLst/>
                          </a:prstGeom>
                          <a:noFill/>
                          <a:ln w="9525">
                            <a:noFill/>
                            <a:miter lim="800000"/>
                            <a:headEnd/>
                            <a:tailEnd/>
                          </a:ln>
                        </pic:spPr>
                      </pic:pic>
                    </a:graphicData>
                  </a:graphic>
                </wp:inline>
              </w:drawing>
            </w:r>
          </w:p>
        </w:tc>
        <w:tc>
          <w:tcPr>
            <w:tcW w:w="3618" w:type="dxa"/>
          </w:tcPr>
          <w:p w:rsidR="005D0CDB" w:rsidRPr="00240671" w:rsidRDefault="005D0CDB" w:rsidP="00740E8E">
            <w:pPr>
              <w:tabs>
                <w:tab w:val="left" w:pos="315"/>
                <w:tab w:val="left" w:pos="599"/>
                <w:tab w:val="left" w:pos="904"/>
              </w:tabs>
              <w:spacing w:after="0"/>
              <w:rPr>
                <w:color w:val="auto"/>
                <w:sz w:val="20"/>
                <w:szCs w:val="20"/>
              </w:rPr>
            </w:pPr>
            <w:r w:rsidRPr="00240671">
              <w:rPr>
                <w:color w:val="auto"/>
                <w:sz w:val="20"/>
                <w:szCs w:val="20"/>
              </w:rPr>
              <w:t xml:space="preserve">feature </w:t>
            </w:r>
            <w:proofErr w:type="spellStart"/>
            <w:r w:rsidR="00740E8E" w:rsidRPr="00240671">
              <w:rPr>
                <w:color w:val="auto"/>
                <w:sz w:val="20"/>
                <w:szCs w:val="20"/>
              </w:rPr>
              <w:t>e</w:t>
            </w:r>
            <w:r w:rsidRPr="00240671">
              <w:rPr>
                <w:color w:val="auto"/>
                <w:sz w:val="20"/>
                <w:szCs w:val="20"/>
              </w:rPr>
              <w:t>thernet</w:t>
            </w:r>
            <w:proofErr w:type="spellEnd"/>
            <w:r w:rsidRPr="00240671">
              <w:rPr>
                <w:color w:val="auto"/>
                <w:sz w:val="20"/>
                <w:szCs w:val="20"/>
              </w:rPr>
              <w:t xml:space="preserve"> {</w:t>
            </w:r>
            <w:r w:rsidRPr="00240671">
              <w:rPr>
                <w:color w:val="auto"/>
                <w:sz w:val="20"/>
                <w:szCs w:val="20"/>
              </w:rPr>
              <w:br/>
            </w:r>
            <w:r w:rsidRPr="00240671">
              <w:rPr>
                <w:color w:val="auto"/>
                <w:sz w:val="20"/>
                <w:szCs w:val="20"/>
              </w:rPr>
              <w:tab/>
              <w:t>description</w:t>
            </w:r>
          </w:p>
          <w:p w:rsidR="00740E8E" w:rsidRPr="00240671" w:rsidRDefault="005D0CDB" w:rsidP="00740E8E">
            <w:pPr>
              <w:tabs>
                <w:tab w:val="left" w:pos="315"/>
                <w:tab w:val="left" w:pos="599"/>
                <w:tab w:val="left" w:pos="904"/>
              </w:tabs>
              <w:spacing w:after="0"/>
              <w:ind w:left="457"/>
              <w:rPr>
                <w:color w:val="auto"/>
                <w:sz w:val="20"/>
                <w:szCs w:val="20"/>
              </w:rPr>
            </w:pPr>
            <w:r w:rsidRPr="00240671">
              <w:rPr>
                <w:color w:val="auto"/>
                <w:sz w:val="20"/>
                <w:szCs w:val="20"/>
              </w:rPr>
              <w:t>"This feature means the network element provides Ethernet.";</w:t>
            </w:r>
          </w:p>
          <w:p w:rsidR="005D0CDB" w:rsidRPr="00240671" w:rsidRDefault="005D0CDB" w:rsidP="005D0CDB">
            <w:pPr>
              <w:tabs>
                <w:tab w:val="left" w:pos="315"/>
                <w:tab w:val="left" w:pos="599"/>
                <w:tab w:val="left" w:pos="904"/>
              </w:tabs>
              <w:rPr>
                <w:color w:val="auto"/>
                <w:sz w:val="20"/>
                <w:szCs w:val="20"/>
              </w:rPr>
            </w:pPr>
            <w:r w:rsidRPr="00240671">
              <w:rPr>
                <w:color w:val="auto"/>
                <w:sz w:val="20"/>
                <w:szCs w:val="20"/>
              </w:rPr>
              <w:t>}</w:t>
            </w:r>
          </w:p>
          <w:p w:rsidR="00552559" w:rsidRPr="00240671" w:rsidRDefault="005D0CDB" w:rsidP="00740E8E">
            <w:pPr>
              <w:tabs>
                <w:tab w:val="left" w:pos="315"/>
                <w:tab w:val="left" w:pos="599"/>
                <w:tab w:val="left" w:pos="904"/>
              </w:tabs>
              <w:rPr>
                <w:color w:val="auto"/>
                <w:sz w:val="20"/>
                <w:szCs w:val="20"/>
              </w:rPr>
            </w:pPr>
            <w:r w:rsidRPr="00240671">
              <w:rPr>
                <w:color w:val="auto"/>
                <w:sz w:val="20"/>
                <w:szCs w:val="20"/>
              </w:rPr>
              <w:t xml:space="preserve">container </w:t>
            </w:r>
            <w:proofErr w:type="spellStart"/>
            <w:r w:rsidRPr="00240671">
              <w:rPr>
                <w:color w:val="auto"/>
                <w:sz w:val="20"/>
                <w:szCs w:val="20"/>
              </w:rPr>
              <w:t>ClassI</w:t>
            </w:r>
            <w:proofErr w:type="spellEnd"/>
            <w:r w:rsidRPr="00240671">
              <w:rPr>
                <w:color w:val="auto"/>
                <w:sz w:val="20"/>
                <w:szCs w:val="20"/>
              </w:rPr>
              <w:t xml:space="preserve"> {</w:t>
            </w:r>
            <w:r w:rsidRPr="00240671">
              <w:rPr>
                <w:color w:val="auto"/>
                <w:sz w:val="20"/>
                <w:szCs w:val="20"/>
              </w:rPr>
              <w:br/>
            </w:r>
            <w:r w:rsidRPr="00240671">
              <w:rPr>
                <w:color w:val="auto"/>
                <w:sz w:val="20"/>
                <w:szCs w:val="20"/>
              </w:rPr>
              <w:tab/>
              <w:t>…</w:t>
            </w:r>
            <w:r w:rsidRPr="00240671">
              <w:rPr>
                <w:color w:val="auto"/>
                <w:sz w:val="20"/>
                <w:szCs w:val="20"/>
              </w:rPr>
              <w:br/>
            </w:r>
            <w:r w:rsidR="00740E8E" w:rsidRPr="00240671">
              <w:rPr>
                <w:color w:val="auto"/>
                <w:sz w:val="20"/>
                <w:szCs w:val="20"/>
              </w:rPr>
              <w:tab/>
              <w:t xml:space="preserve">if-feature </w:t>
            </w:r>
            <w:proofErr w:type="spellStart"/>
            <w:r w:rsidR="00740E8E" w:rsidRPr="00240671">
              <w:rPr>
                <w:color w:val="auto"/>
                <w:sz w:val="20"/>
                <w:szCs w:val="20"/>
              </w:rPr>
              <w:t>ethernet</w:t>
            </w:r>
            <w:proofErr w:type="spellEnd"/>
            <w:r w:rsidR="00740E8E" w:rsidRPr="00240671">
              <w:rPr>
                <w:color w:val="auto"/>
                <w:sz w:val="20"/>
                <w:szCs w:val="20"/>
              </w:rPr>
              <w:br/>
            </w:r>
            <w:r w:rsidRPr="00240671">
              <w:rPr>
                <w:color w:val="auto"/>
                <w:sz w:val="20"/>
                <w:szCs w:val="20"/>
              </w:rPr>
              <w:tab/>
              <w:t>leaf attribute1 {</w:t>
            </w:r>
            <w:r w:rsidRPr="00240671">
              <w:rPr>
                <w:color w:val="auto"/>
                <w:sz w:val="20"/>
                <w:szCs w:val="20"/>
              </w:rPr>
              <w:br/>
            </w:r>
            <w:r w:rsidRPr="00240671">
              <w:rPr>
                <w:color w:val="auto"/>
                <w:sz w:val="20"/>
                <w:szCs w:val="20"/>
              </w:rPr>
              <w:tab/>
            </w:r>
            <w:r w:rsidRPr="00240671">
              <w:rPr>
                <w:color w:val="auto"/>
                <w:sz w:val="20"/>
                <w:szCs w:val="20"/>
              </w:rPr>
              <w:tab/>
              <w:t>…</w:t>
            </w:r>
            <w:r w:rsidRPr="00240671">
              <w:rPr>
                <w:color w:val="auto"/>
                <w:sz w:val="20"/>
                <w:szCs w:val="20"/>
              </w:rPr>
              <w:br/>
            </w:r>
            <w:r w:rsidRPr="00240671">
              <w:rPr>
                <w:color w:val="auto"/>
                <w:sz w:val="20"/>
                <w:szCs w:val="20"/>
              </w:rPr>
              <w:tab/>
              <w:t>}</w:t>
            </w:r>
            <w:r w:rsidR="00740E8E" w:rsidRPr="00240671">
              <w:rPr>
                <w:color w:val="auto"/>
                <w:sz w:val="20"/>
                <w:szCs w:val="20"/>
              </w:rPr>
              <w:br/>
            </w:r>
            <w:r w:rsidRPr="00240671">
              <w:rPr>
                <w:color w:val="auto"/>
                <w:sz w:val="20"/>
                <w:szCs w:val="20"/>
              </w:rPr>
              <w:t>}</w:t>
            </w:r>
          </w:p>
        </w:tc>
      </w:tr>
    </w:tbl>
    <w:p w:rsidR="00552559" w:rsidRDefault="00552559" w:rsidP="00552559"/>
    <w:p w:rsidR="00EF4A07" w:rsidRDefault="00EF4A07" w:rsidP="009B6F01">
      <w:pPr>
        <w:pStyle w:val="berschrift1"/>
      </w:pPr>
      <w:bookmarkStart w:id="458" w:name="_Toc430330744"/>
      <w:r>
        <w:t>Mapping Basics</w:t>
      </w:r>
      <w:bookmarkEnd w:id="458"/>
    </w:p>
    <w:p w:rsidR="00EF4A07" w:rsidRDefault="00EF4A07" w:rsidP="00EF4A07"/>
    <w:p w:rsidR="00B50A80" w:rsidRDefault="00B50A80" w:rsidP="009B6F01">
      <w:pPr>
        <w:pStyle w:val="berschrift2"/>
      </w:pPr>
      <w:bookmarkStart w:id="459" w:name="_Toc430330745"/>
      <w:r>
        <w:t xml:space="preserve">UML </w:t>
      </w:r>
      <w:r>
        <w:sym w:font="Wingdings" w:char="F0E0"/>
      </w:r>
      <w:r>
        <w:t xml:space="preserve"> YANG or XMI </w:t>
      </w:r>
      <w:r>
        <w:sym w:font="Wingdings" w:char="F0E0"/>
      </w:r>
      <w:r>
        <w:t xml:space="preserve"> YANG</w:t>
      </w:r>
      <w:bookmarkEnd w:id="459"/>
    </w:p>
    <w:p w:rsidR="00231E28" w:rsidRDefault="00231E28" w:rsidP="002B7DFC"/>
    <w:p w:rsidR="00B50A80" w:rsidRDefault="00547F09" w:rsidP="00B50A80">
      <w:pPr>
        <w:pStyle w:val="Beschriftung"/>
        <w:keepNext/>
        <w:jc w:val="left"/>
      </w:pPr>
      <w:r>
        <w:rPr>
          <w:noProof/>
          <w:lang w:val="de-DE" w:eastAsia="de-DE"/>
        </w:rPr>
        <w:lastRenderedPageBreak/>
        <w:drawing>
          <wp:inline distT="0" distB="0" distL="0" distR="0">
            <wp:extent cx="5972810" cy="3385185"/>
            <wp:effectExtent l="19050" t="0" r="8890" b="0"/>
            <wp:docPr id="52"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984" cy="5019675"/>
                      <a:chOff x="179512" y="1001613"/>
                      <a:chExt cx="8856984" cy="5019675"/>
                    </a:xfrm>
                  </a:grpSpPr>
                  <a:pic>
                    <a:nvPicPr>
                      <a:cNvPr id="28676" name="Picture 4"/>
                      <a:cNvPicPr>
                        <a:picLocks noChangeAspect="1" noChangeArrowheads="1"/>
                      </a:cNvPicPr>
                    </a:nvPicPr>
                    <a:blipFill>
                      <a:blip r:embed="rId50"/>
                      <a:srcRect/>
                      <a:stretch>
                        <a:fillRect/>
                      </a:stretch>
                    </a:blipFill>
                    <a:spPr bwMode="auto">
                      <a:xfrm>
                        <a:off x="5645596" y="1001613"/>
                        <a:ext cx="3390900" cy="5019675"/>
                      </a:xfrm>
                      <a:prstGeom prst="rect">
                        <a:avLst/>
                      </a:prstGeom>
                      <a:noFill/>
                      <a:ln w="9525">
                        <a:noFill/>
                        <a:miter lim="800000"/>
                        <a:headEnd/>
                        <a:tailEnd/>
                      </a:ln>
                    </a:spPr>
                  </a:pic>
                  <a:pic>
                    <a:nvPicPr>
                      <a:cNvPr id="28675" name="Picture 3"/>
                      <a:cNvPicPr>
                        <a:picLocks noChangeAspect="1" noChangeArrowheads="1"/>
                      </a:cNvPicPr>
                    </a:nvPicPr>
                    <a:blipFill>
                      <a:blip r:embed="rId51"/>
                      <a:srcRect/>
                      <a:stretch>
                        <a:fillRect/>
                      </a:stretch>
                    </a:blipFill>
                    <a:spPr bwMode="auto">
                      <a:xfrm>
                        <a:off x="179512" y="1887649"/>
                        <a:ext cx="4981575" cy="2657475"/>
                      </a:xfrm>
                      <a:prstGeom prst="rect">
                        <a:avLst/>
                      </a:prstGeom>
                      <a:noFill/>
                      <a:ln w="9525">
                        <a:noFill/>
                        <a:miter lim="800000"/>
                        <a:headEnd/>
                        <a:tailEnd/>
                      </a:ln>
                    </a:spPr>
                  </a:pic>
                  <a:cxnSp>
                    <a:nvCxnSpPr>
                      <a:cNvPr id="10" name="Gerade Verbindung mit Pfeil 9"/>
                      <a:cNvCxnSpPr/>
                    </a:nvCxnSpPr>
                    <a:spPr bwMode="auto">
                      <a:xfrm flipV="1">
                        <a:off x="2951820" y="1088740"/>
                        <a:ext cx="2700300" cy="1080120"/>
                      </a:xfrm>
                      <a:prstGeom prst="straightConnector1">
                        <a:avLst/>
                      </a:prstGeom>
                      <a:blipFill dpi="0" rotWithShape="0">
                        <a:blip r:embed="rId52"/>
                        <a:srcRect/>
                        <a:tile tx="0" ty="0" sx="100000" sy="100000" flip="none" algn="tl"/>
                      </a:blipFill>
                      <a:ln w="3175" cap="flat" cmpd="sng" algn="ctr">
                        <a:solidFill>
                          <a:srgbClr val="FF0000"/>
                        </a:solidFill>
                        <a:prstDash val="solid"/>
                        <a:round/>
                        <a:headEnd type="none" w="med" len="med"/>
                        <a:tailEnd type="arrow"/>
                      </a:ln>
                      <a:effectLst/>
                    </a:spPr>
                  </a:cxnSp>
                  <a:cxnSp>
                    <a:nvCxnSpPr>
                      <a:cNvPr id="12" name="Gerade Verbindung mit Pfeil 11"/>
                      <a:cNvCxnSpPr/>
                    </a:nvCxnSpPr>
                    <a:spPr bwMode="auto">
                      <a:xfrm flipV="1">
                        <a:off x="2771800" y="2096852"/>
                        <a:ext cx="3168448" cy="396044"/>
                      </a:xfrm>
                      <a:prstGeom prst="straightConnector1">
                        <a:avLst/>
                      </a:prstGeom>
                      <a:blipFill dpi="0" rotWithShape="0">
                        <a:blip r:embed="rId52"/>
                        <a:srcRect/>
                        <a:tile tx="0" ty="0" sx="100000" sy="100000" flip="none" algn="tl"/>
                      </a:blipFill>
                      <a:ln w="3175" cap="flat" cmpd="sng" algn="ctr">
                        <a:solidFill>
                          <a:srgbClr val="FF0000"/>
                        </a:solidFill>
                        <a:prstDash val="solid"/>
                        <a:round/>
                        <a:headEnd type="none" w="med" len="med"/>
                        <a:tailEnd type="arrow"/>
                      </a:ln>
                      <a:effectLst/>
                    </a:spPr>
                  </a:cxnSp>
                  <a:cxnSp>
                    <a:nvCxnSpPr>
                      <a:cNvPr id="14" name="Gerade Verbindung mit Pfeil 13"/>
                      <a:cNvCxnSpPr/>
                    </a:nvCxnSpPr>
                    <a:spPr bwMode="auto">
                      <a:xfrm>
                        <a:off x="3995936" y="2672916"/>
                        <a:ext cx="1872272" cy="108016"/>
                      </a:xfrm>
                      <a:prstGeom prst="straightConnector1">
                        <a:avLst/>
                      </a:prstGeom>
                      <a:blipFill dpi="0" rotWithShape="0">
                        <a:blip r:embed="rId52"/>
                        <a:srcRect/>
                        <a:tile tx="0" ty="0" sx="100000" sy="100000" flip="none" algn="tl"/>
                      </a:blipFill>
                      <a:ln w="3175" cap="flat" cmpd="sng" algn="ctr">
                        <a:solidFill>
                          <a:srgbClr val="FF0000"/>
                        </a:solidFill>
                        <a:prstDash val="solid"/>
                        <a:round/>
                        <a:headEnd type="none" w="med" len="med"/>
                        <a:tailEnd type="arrow"/>
                      </a:ln>
                      <a:effectLst/>
                    </a:spPr>
                  </a:cxnSp>
                  <a:cxnSp>
                    <a:nvCxnSpPr>
                      <a:cNvPr id="16" name="Gerade Verbindung mit Pfeil 15"/>
                      <a:cNvCxnSpPr/>
                    </a:nvCxnSpPr>
                    <a:spPr bwMode="auto">
                      <a:xfrm>
                        <a:off x="5148064" y="2852936"/>
                        <a:ext cx="756084" cy="936104"/>
                      </a:xfrm>
                      <a:prstGeom prst="straightConnector1">
                        <a:avLst/>
                      </a:prstGeom>
                      <a:blipFill dpi="0" rotWithShape="0">
                        <a:blip r:embed="rId52"/>
                        <a:srcRect/>
                        <a:tile tx="0" ty="0" sx="100000" sy="100000" flip="none" algn="tl"/>
                      </a:blipFill>
                      <a:ln w="3175" cap="flat" cmpd="sng" algn="ctr">
                        <a:solidFill>
                          <a:srgbClr val="FF0000"/>
                        </a:solidFill>
                        <a:prstDash val="solid"/>
                        <a:round/>
                        <a:headEnd type="none" w="med" len="med"/>
                        <a:tailEnd type="arrow"/>
                      </a:ln>
                      <a:effectLst/>
                    </a:spPr>
                  </a:cxnSp>
                  <a:cxnSp>
                    <a:nvCxnSpPr>
                      <a:cNvPr id="18" name="Gerade Verbindung mit Pfeil 17"/>
                      <a:cNvCxnSpPr/>
                    </a:nvCxnSpPr>
                    <a:spPr bwMode="auto">
                      <a:xfrm>
                        <a:off x="4824028" y="2996952"/>
                        <a:ext cx="1080160" cy="1620222"/>
                      </a:xfrm>
                      <a:prstGeom prst="straightConnector1">
                        <a:avLst/>
                      </a:prstGeom>
                      <a:blipFill dpi="0" rotWithShape="0">
                        <a:blip r:embed="rId52"/>
                        <a:srcRect/>
                        <a:tile tx="0" ty="0" sx="100000" sy="100000" flip="none" algn="tl"/>
                      </a:blipFill>
                      <a:ln w="3175" cap="flat" cmpd="sng" algn="ctr">
                        <a:solidFill>
                          <a:srgbClr val="FF0000"/>
                        </a:solidFill>
                        <a:prstDash val="solid"/>
                        <a:round/>
                        <a:headEnd type="none" w="med" len="med"/>
                        <a:tailEnd type="arrow"/>
                      </a:ln>
                      <a:effectLst/>
                    </a:spPr>
                  </a:cxnSp>
                  <a:cxnSp>
                    <a:nvCxnSpPr>
                      <a:cNvPr id="20" name="Gerade Verbindung mit Pfeil 19"/>
                      <a:cNvCxnSpPr/>
                    </a:nvCxnSpPr>
                    <a:spPr bwMode="auto">
                      <a:xfrm flipV="1">
                        <a:off x="3635896" y="1592796"/>
                        <a:ext cx="2412268" cy="756084"/>
                      </a:xfrm>
                      <a:prstGeom prst="straightConnector1">
                        <a:avLst/>
                      </a:prstGeom>
                      <a:blipFill dpi="0" rotWithShape="0">
                        <a:blip r:embed="rId52"/>
                        <a:srcRect/>
                        <a:tile tx="0" ty="0" sx="100000" sy="100000" flip="none" algn="tl"/>
                      </a:blipFill>
                      <a:ln w="3175" cap="flat" cmpd="sng" algn="ctr">
                        <a:solidFill>
                          <a:srgbClr val="FF0000"/>
                        </a:solidFill>
                        <a:prstDash val="solid"/>
                        <a:round/>
                        <a:headEnd type="none" w="med" len="med"/>
                        <a:tailEnd type="arrow"/>
                      </a:ln>
                      <a:effectLst/>
                    </a:spPr>
                  </a:cxnSp>
                  <a:cxnSp>
                    <a:nvCxnSpPr>
                      <a:cNvPr id="29" name="Gerade Verbindung mit Pfeil 28"/>
                      <a:cNvCxnSpPr/>
                    </a:nvCxnSpPr>
                    <a:spPr bwMode="auto">
                      <a:xfrm>
                        <a:off x="2231740" y="4221088"/>
                        <a:ext cx="4140460" cy="792088"/>
                      </a:xfrm>
                      <a:prstGeom prst="straightConnector1">
                        <a:avLst/>
                      </a:prstGeom>
                      <a:blipFill dpi="0" rotWithShape="0">
                        <a:blip r:embed="rId52"/>
                        <a:srcRect/>
                        <a:tile tx="0" ty="0" sx="100000" sy="100000" flip="none" algn="tl"/>
                      </a:blipFill>
                      <a:ln w="3175" cap="flat" cmpd="sng" algn="ctr">
                        <a:solidFill>
                          <a:srgbClr val="FF0000"/>
                        </a:solidFill>
                        <a:prstDash val="solid"/>
                        <a:round/>
                        <a:headEnd type="none" w="med" len="med"/>
                        <a:tailEnd type="arrow"/>
                      </a:ln>
                      <a:effectLst/>
                    </a:spPr>
                  </a:cxnSp>
                  <a:cxnSp>
                    <a:nvCxnSpPr>
                      <a:cNvPr id="48" name="Gerade Verbindung mit Pfeil 47"/>
                      <a:cNvCxnSpPr/>
                    </a:nvCxnSpPr>
                    <a:spPr bwMode="auto">
                      <a:xfrm flipV="1">
                        <a:off x="3311860" y="1412776"/>
                        <a:ext cx="2592338" cy="2304256"/>
                      </a:xfrm>
                      <a:prstGeom prst="straightConnector1">
                        <a:avLst/>
                      </a:prstGeom>
                      <a:blipFill dpi="0" rotWithShape="0">
                        <a:blip r:embed="rId52"/>
                        <a:srcRect/>
                        <a:tile tx="0" ty="0" sx="100000" sy="100000" flip="none" algn="tl"/>
                      </a:blipFill>
                      <a:ln w="3175" cap="flat" cmpd="sng" algn="ctr">
                        <a:solidFill>
                          <a:srgbClr val="FF0000"/>
                        </a:solidFill>
                        <a:prstDash val="solid"/>
                        <a:round/>
                        <a:headEnd type="none" w="med" len="med"/>
                        <a:tailEnd type="arrow"/>
                      </a:ln>
                      <a:effectLst/>
                    </a:spPr>
                  </a:cxnSp>
                </lc:lockedCanvas>
              </a:graphicData>
            </a:graphic>
          </wp:inline>
        </w:drawing>
      </w:r>
    </w:p>
    <w:p w:rsidR="00B50A80" w:rsidRDefault="00B50A80" w:rsidP="009B6F01">
      <w:pPr>
        <w:pStyle w:val="FigureCaption"/>
        <w:outlineLvl w:val="0"/>
      </w:pPr>
      <w:bookmarkStart w:id="460" w:name="_Toc430330752"/>
      <w:r>
        <w:t xml:space="preserve">Figure </w:t>
      </w:r>
      <w:r w:rsidR="009D680C">
        <w:fldChar w:fldCharType="begin"/>
      </w:r>
      <w:r w:rsidR="00041849">
        <w:instrText xml:space="preserve"> STYLEREF 1 \s </w:instrText>
      </w:r>
      <w:r w:rsidR="009D680C">
        <w:fldChar w:fldCharType="separate"/>
      </w:r>
      <w:r w:rsidR="004A218B">
        <w:rPr>
          <w:noProof/>
        </w:rPr>
        <w:t>6</w:t>
      </w:r>
      <w:r w:rsidR="009D680C">
        <w:rPr>
          <w:noProof/>
        </w:rPr>
        <w:fldChar w:fldCharType="end"/>
      </w:r>
      <w:r>
        <w:t>.</w:t>
      </w:r>
      <w:r w:rsidR="009D680C">
        <w:fldChar w:fldCharType="begin"/>
      </w:r>
      <w:r w:rsidR="004248C1">
        <w:instrText xml:space="preserve"> SEQ Figure \* ARABIC \s 1 </w:instrText>
      </w:r>
      <w:r w:rsidR="009D680C">
        <w:fldChar w:fldCharType="separate"/>
      </w:r>
      <w:r w:rsidR="004A218B">
        <w:rPr>
          <w:noProof/>
        </w:rPr>
        <w:t>1</w:t>
      </w:r>
      <w:r w:rsidR="009D680C">
        <w:rPr>
          <w:noProof/>
        </w:rPr>
        <w:fldChar w:fldCharType="end"/>
      </w:r>
      <w:r>
        <w:t>: Example UML to YANG Mapping</w:t>
      </w:r>
      <w:bookmarkEnd w:id="460"/>
    </w:p>
    <w:p w:rsidR="00B50A80" w:rsidRDefault="00B50A80" w:rsidP="002B7DFC"/>
    <w:p w:rsidR="00B50A80" w:rsidRDefault="00EC3299" w:rsidP="00B50A80">
      <w:pPr>
        <w:pStyle w:val="Beschriftung"/>
        <w:keepNext/>
        <w:jc w:val="left"/>
      </w:pPr>
      <w:r>
        <w:object w:dxaOrig="7206" w:dyaOrig="5399">
          <v:shape id="_x0000_i1026" type="#_x0000_t75" style="width:466.5pt;height:248.25pt" o:ole="">
            <v:imagedata r:id="rId53" o:title="" croptop="14358f" cropbottom="4446f"/>
          </v:shape>
          <o:OLEObject Type="Embed" ProgID="PowerPoint.Slide.12" ShapeID="_x0000_i1026" DrawAspect="Content" ObjectID="_1504088209" r:id="rId54"/>
        </w:object>
      </w:r>
    </w:p>
    <w:p w:rsidR="00B50A80" w:rsidRDefault="00B50A80" w:rsidP="009B6F01">
      <w:pPr>
        <w:pStyle w:val="FigureCaption"/>
        <w:outlineLvl w:val="0"/>
      </w:pPr>
      <w:bookmarkStart w:id="461" w:name="_Toc430330753"/>
      <w:r>
        <w:t xml:space="preserve">Figure </w:t>
      </w:r>
      <w:r w:rsidR="009D680C">
        <w:fldChar w:fldCharType="begin"/>
      </w:r>
      <w:r w:rsidR="00041849">
        <w:instrText xml:space="preserve"> STYLEREF 1 \s </w:instrText>
      </w:r>
      <w:r w:rsidR="009D680C">
        <w:fldChar w:fldCharType="separate"/>
      </w:r>
      <w:r w:rsidR="00745A31">
        <w:rPr>
          <w:noProof/>
        </w:rPr>
        <w:t>6</w:t>
      </w:r>
      <w:r w:rsidR="009D680C">
        <w:rPr>
          <w:noProof/>
        </w:rPr>
        <w:fldChar w:fldCharType="end"/>
      </w:r>
      <w:r>
        <w:t>.</w:t>
      </w:r>
      <w:r w:rsidR="009D680C">
        <w:fldChar w:fldCharType="begin"/>
      </w:r>
      <w:r w:rsidR="00041849">
        <w:instrText xml:space="preserve"> SEQ Figure \* ARABIC \s 1 </w:instrText>
      </w:r>
      <w:r w:rsidR="009D680C">
        <w:fldChar w:fldCharType="separate"/>
      </w:r>
      <w:r w:rsidR="00745A31">
        <w:rPr>
          <w:noProof/>
        </w:rPr>
        <w:t>2</w:t>
      </w:r>
      <w:r w:rsidR="009D680C">
        <w:rPr>
          <w:noProof/>
        </w:rPr>
        <w:fldChar w:fldCharType="end"/>
      </w:r>
      <w:r>
        <w:t>: Example XMI (Papyrus) to YANG Mapping</w:t>
      </w:r>
      <w:bookmarkEnd w:id="461"/>
    </w:p>
    <w:p w:rsidR="00B50A80" w:rsidRDefault="00B50A80" w:rsidP="002B7DFC"/>
    <w:p w:rsidR="00B44F42" w:rsidRDefault="00B44F42" w:rsidP="009B6F01">
      <w:pPr>
        <w:pStyle w:val="berschrift2"/>
      </w:pPr>
      <w:bookmarkStart w:id="462" w:name="_Ref425859977"/>
      <w:bookmarkStart w:id="463" w:name="_Toc430330746"/>
      <w:r>
        <w:lastRenderedPageBreak/>
        <w:t>Open Model Profile YANG Extensions</w:t>
      </w:r>
      <w:bookmarkEnd w:id="462"/>
      <w:bookmarkEnd w:id="463"/>
    </w:p>
    <w:p w:rsidR="00B44F42" w:rsidRDefault="00B44F42" w:rsidP="00B44F42">
      <w:r>
        <w:t>The additional UML artifact properties defined in the Open Model Profile are mapped as YANG extension statements.</w:t>
      </w:r>
    </w:p>
    <w:p w:rsidR="00B44F42" w:rsidRDefault="00B44F42" w:rsidP="00B44F42"/>
    <w:p w:rsidR="009A0BCD" w:rsidRPr="003B0E2F" w:rsidRDefault="005B5D07" w:rsidP="009A0BCD">
      <w:pPr>
        <w:rPr>
          <w:lang w:val="de-DE"/>
        </w:rPr>
      </w:pPr>
      <w:r w:rsidRPr="003B0E2F">
        <w:rPr>
          <w:lang w:val="de-DE"/>
        </w:rPr>
        <w:t xml:space="preserve">&lt;CODE BEGINS&gt; </w:t>
      </w:r>
      <w:proofErr w:type="spellStart"/>
      <w:r w:rsidRPr="003B0E2F">
        <w:rPr>
          <w:lang w:val="de-DE"/>
        </w:rPr>
        <w:t>file</w:t>
      </w:r>
      <w:proofErr w:type="spellEnd"/>
      <w:r w:rsidRPr="003B0E2F">
        <w:rPr>
          <w:lang w:val="de-DE"/>
        </w:rPr>
        <w:t xml:space="preserve"> "onf-OpenModelProfileExtensions@2015-0</w:t>
      </w:r>
      <w:r w:rsidR="009A0BCD">
        <w:rPr>
          <w:lang w:val="de-DE"/>
        </w:rPr>
        <w:t>7</w:t>
      </w:r>
      <w:r w:rsidRPr="003B0E2F">
        <w:rPr>
          <w:lang w:val="de-DE"/>
        </w:rPr>
        <w:t>-</w:t>
      </w:r>
      <w:r w:rsidR="009A0BCD">
        <w:rPr>
          <w:lang w:val="de-DE"/>
        </w:rPr>
        <w:t>2</w:t>
      </w:r>
      <w:r w:rsidRPr="003B0E2F">
        <w:rPr>
          <w:lang w:val="de-DE"/>
        </w:rPr>
        <w:t>8.yang"</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802020"/>
          <w:sz w:val="20"/>
          <w:szCs w:val="20"/>
        </w:rPr>
        <w:t>// Contents of "</w:t>
      </w:r>
      <w:proofErr w:type="spellStart"/>
      <w:r w:rsidRPr="009A0BCD">
        <w:rPr>
          <w:rFonts w:ascii="Courier New" w:hAnsi="Courier New" w:cs="Courier New"/>
          <w:color w:val="802020"/>
          <w:sz w:val="20"/>
          <w:szCs w:val="20"/>
        </w:rPr>
        <w:t>OpenModelProfileExtensions</w:t>
      </w:r>
      <w:proofErr w:type="spellEnd"/>
      <w:r w:rsidRPr="009A0BCD">
        <w:rPr>
          <w:rFonts w:ascii="Courier New" w:hAnsi="Courier New" w:cs="Courier New"/>
          <w:color w:val="802020"/>
          <w:sz w:val="20"/>
          <w:szCs w:val="20"/>
        </w:rPr>
        <w: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80"/>
          <w:sz w:val="20"/>
          <w:szCs w:val="20"/>
        </w:rPr>
        <w:t>module</w:t>
      </w:r>
      <w:r w:rsidRPr="009A0BCD">
        <w:rPr>
          <w:rFonts w:ascii="Courier New" w:hAnsi="Courier New" w:cs="Courier New"/>
          <w:color w:val="000000"/>
          <w:sz w:val="20"/>
          <w:szCs w:val="20"/>
        </w:rPr>
        <w:t xml:space="preserve"> </w:t>
      </w:r>
      <w:proofErr w:type="spellStart"/>
      <w:r w:rsidRPr="009A0BCD">
        <w:rPr>
          <w:rFonts w:ascii="Courier New" w:hAnsi="Courier New" w:cs="Courier New"/>
          <w:color w:val="000000"/>
          <w:sz w:val="20"/>
          <w:szCs w:val="20"/>
        </w:rPr>
        <w:t>OpenModelProfileExtensions</w:t>
      </w:r>
      <w:proofErr w:type="spellEnd"/>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namespace</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w:t>
      </w:r>
      <w:proofErr w:type="spellStart"/>
      <w:r w:rsidRPr="009A0BCD">
        <w:rPr>
          <w:rFonts w:ascii="Courier New" w:hAnsi="Courier New" w:cs="Courier New"/>
          <w:color w:val="008000"/>
          <w:sz w:val="20"/>
          <w:szCs w:val="20"/>
        </w:rPr>
        <w:t>urn:ONF:OpenModelProfileExtensions</w:t>
      </w:r>
      <w:proofErr w:type="spellEnd"/>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prefix</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w:t>
      </w:r>
      <w:proofErr w:type="spellStart"/>
      <w:r w:rsidRPr="009A0BCD">
        <w:rPr>
          <w:rFonts w:ascii="Courier New" w:hAnsi="Courier New" w:cs="Courier New"/>
          <w:color w:val="008000"/>
          <w:sz w:val="20"/>
          <w:szCs w:val="20"/>
        </w:rPr>
        <w:t>ompExt</w:t>
      </w:r>
      <w:proofErr w:type="spellEnd"/>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rsidR="00B44F42" w:rsidRPr="009A0BCD" w:rsidRDefault="00B44F42" w:rsidP="00B44F42">
      <w:pPr>
        <w:autoSpaceDE w:val="0"/>
        <w:autoSpaceDN w:val="0"/>
        <w:adjustRightInd w:val="0"/>
        <w:spacing w:after="0"/>
        <w:rPr>
          <w:rFonts w:ascii="Courier New" w:hAnsi="Courier New" w:cs="Courier New"/>
          <w:color w:val="auto"/>
          <w:sz w:val="20"/>
          <w:szCs w:val="20"/>
        </w:rPr>
      </w:pP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organization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"ONF (Open Networking Foundation) IMP Working Group"</w:t>
      </w:r>
      <w:r w:rsidRPr="009A0BCD">
        <w:rPr>
          <w:rFonts w:ascii="Courier New" w:hAnsi="Courier New" w:cs="Courier New"/>
          <w:color w:val="000000"/>
          <w:sz w:val="20"/>
          <w:szCs w:val="20"/>
        </w:rPr>
        <w: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"This module defines the Open Model Profile extensions for</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usage in other YANG modules."</w:t>
      </w:r>
      <w:r w:rsidRPr="009A0BCD">
        <w:rPr>
          <w:rFonts w:ascii="Courier New" w:hAnsi="Courier New" w:cs="Courier New"/>
          <w:color w:val="000000"/>
          <w:sz w:val="20"/>
          <w:szCs w:val="20"/>
        </w:rPr>
        <w: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revision</w:t>
      </w:r>
      <w:r w:rsidRPr="009A0BCD">
        <w:rPr>
          <w:rFonts w:ascii="Courier New" w:hAnsi="Courier New" w:cs="Courier New"/>
          <w:color w:val="000000"/>
          <w:sz w:val="20"/>
          <w:szCs w:val="20"/>
        </w:rPr>
        <w:t xml:space="preserve"> </w:t>
      </w:r>
      <w:r w:rsidRPr="009A0BCD">
        <w:rPr>
          <w:rFonts w:ascii="Courier New" w:hAnsi="Courier New" w:cs="Courier New"/>
          <w:color w:val="800080"/>
          <w:sz w:val="20"/>
          <w:szCs w:val="20"/>
        </w:rPr>
        <w:t>2015</w:t>
      </w:r>
      <w:r w:rsidRPr="009A0BCD">
        <w:rPr>
          <w:rFonts w:ascii="Courier New" w:hAnsi="Courier New" w:cs="Courier New"/>
          <w:color w:val="000000"/>
          <w:sz w:val="20"/>
          <w:szCs w:val="20"/>
        </w:rPr>
        <w:t>-</w:t>
      </w:r>
      <w:r w:rsidRPr="009A0BCD">
        <w:rPr>
          <w:rFonts w:ascii="Courier New" w:hAnsi="Courier New" w:cs="Courier New"/>
          <w:color w:val="800080"/>
          <w:sz w:val="20"/>
          <w:szCs w:val="20"/>
        </w:rPr>
        <w:t>07</w:t>
      </w:r>
      <w:r w:rsidRPr="009A0BCD">
        <w:rPr>
          <w:rFonts w:ascii="Courier New" w:hAnsi="Courier New" w:cs="Courier New"/>
          <w:color w:val="000000"/>
          <w:sz w:val="20"/>
          <w:szCs w:val="20"/>
        </w:rPr>
        <w:t>-</w:t>
      </w:r>
      <w:r w:rsidRPr="009A0BCD">
        <w:rPr>
          <w:rFonts w:ascii="Courier New" w:hAnsi="Courier New" w:cs="Courier New"/>
          <w:color w:val="800080"/>
          <w:sz w:val="20"/>
          <w:szCs w:val="20"/>
        </w:rPr>
        <w:t>28</w:t>
      </w: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"Initial revision"</w:t>
      </w:r>
      <w:r w:rsidRPr="009A0BCD">
        <w:rPr>
          <w:rFonts w:ascii="Courier New" w:hAnsi="Courier New" w:cs="Courier New"/>
          <w:color w:val="000000"/>
          <w:sz w:val="20"/>
          <w:szCs w:val="20"/>
        </w:rPr>
        <w: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802020"/>
          <w:sz w:val="20"/>
          <w:szCs w:val="20"/>
        </w:rPr>
        <w:t>//  extension statements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extension</w:t>
      </w:r>
      <w:r w:rsidRPr="009A0BCD">
        <w:rPr>
          <w:rFonts w:ascii="Courier New" w:hAnsi="Courier New" w:cs="Courier New"/>
          <w:color w:val="000000"/>
          <w:sz w:val="20"/>
          <w:szCs w:val="20"/>
        </w:rPr>
        <w:t xml:space="preserve"> </w:t>
      </w:r>
      <w:proofErr w:type="spellStart"/>
      <w:r w:rsidRPr="009A0BCD">
        <w:rPr>
          <w:rFonts w:ascii="Courier New" w:hAnsi="Courier New" w:cs="Courier New"/>
          <w:color w:val="000000"/>
          <w:sz w:val="20"/>
          <w:szCs w:val="20"/>
        </w:rPr>
        <w:t>isInvariant</w:t>
      </w:r>
      <w:proofErr w:type="spellEnd"/>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attribute definitions to indicate that the value</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of the attribute cannot be changed after it has been created."</w:t>
      </w:r>
      <w:r w:rsidRPr="009A0BCD">
        <w:rPr>
          <w:rFonts w:ascii="Courier New" w:hAnsi="Courier New" w:cs="Courier New"/>
          <w:color w:val="000000"/>
          <w:sz w:val="20"/>
          <w:szCs w:val="20"/>
        </w:rPr>
        <w: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extension</w:t>
      </w:r>
      <w:r w:rsidRPr="009A0BCD">
        <w:rPr>
          <w:rFonts w:ascii="Courier New" w:hAnsi="Courier New" w:cs="Courier New"/>
          <w:color w:val="000000"/>
          <w:sz w:val="20"/>
          <w:szCs w:val="20"/>
        </w:rPr>
        <w:t xml:space="preserve"> </w:t>
      </w:r>
      <w:proofErr w:type="spellStart"/>
      <w:r w:rsidRPr="009A0BCD">
        <w:rPr>
          <w:rFonts w:ascii="Courier New" w:hAnsi="Courier New" w:cs="Courier New"/>
          <w:color w:val="000000"/>
          <w:sz w:val="20"/>
          <w:szCs w:val="20"/>
        </w:rPr>
        <w:t>pre</w:t>
      </w:r>
      <w:r w:rsidR="00953FDE">
        <w:rPr>
          <w:rFonts w:ascii="Courier New" w:hAnsi="Courier New" w:cs="Courier New"/>
          <w:color w:val="000000"/>
          <w:sz w:val="20"/>
          <w:szCs w:val="20"/>
        </w:rPr>
        <w:t>C</w:t>
      </w:r>
      <w:r w:rsidRPr="009A0BCD">
        <w:rPr>
          <w:rFonts w:ascii="Courier New" w:hAnsi="Courier New" w:cs="Courier New"/>
          <w:color w:val="000000"/>
          <w:sz w:val="20"/>
          <w:szCs w:val="20"/>
        </w:rPr>
        <w:t>ondition</w:t>
      </w:r>
      <w:proofErr w:type="spellEnd"/>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the conditions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that have to be true before the operation can be started</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(i.e., if not true, the operation will not be started at all</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and a general “precondition not met” error will be returned,</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i.e., exception is raised)."</w:t>
      </w:r>
      <w:r w:rsidRPr="009A0BCD">
        <w:rPr>
          <w:rFonts w:ascii="Courier New" w:hAnsi="Courier New" w:cs="Courier New"/>
          <w:color w:val="000000"/>
          <w:sz w:val="20"/>
          <w:szCs w:val="20"/>
        </w:rPr>
        <w:t>;</w:t>
      </w:r>
    </w:p>
    <w:p w:rsidR="00B44F42" w:rsidRPr="003B0E2F" w:rsidRDefault="00B44F42" w:rsidP="00B44F42">
      <w:pPr>
        <w:autoSpaceDE w:val="0"/>
        <w:autoSpaceDN w:val="0"/>
        <w:adjustRightInd w:val="0"/>
        <w:spacing w:after="0"/>
        <w:rPr>
          <w:rFonts w:ascii="Courier New" w:hAnsi="Courier New" w:cs="Courier New"/>
          <w:color w:val="auto"/>
          <w:sz w:val="20"/>
          <w:szCs w:val="20"/>
          <w:lang w:val="fr-FR"/>
        </w:rPr>
      </w:pPr>
      <w:r w:rsidRPr="009A0BCD">
        <w:rPr>
          <w:rFonts w:ascii="Courier New" w:hAnsi="Courier New" w:cs="Courier New"/>
          <w:color w:val="000000"/>
          <w:sz w:val="20"/>
          <w:szCs w:val="20"/>
        </w:rPr>
        <w:t xml:space="preserve">        </w:t>
      </w:r>
      <w:r w:rsidR="005B5D07" w:rsidRPr="003B0E2F">
        <w:rPr>
          <w:rFonts w:ascii="Courier New" w:hAnsi="Courier New" w:cs="Courier New"/>
          <w:color w:val="000080"/>
          <w:sz w:val="20"/>
          <w:szCs w:val="20"/>
          <w:lang w:val="fr-FR"/>
        </w:rPr>
        <w:t>argument</w:t>
      </w:r>
      <w:r w:rsidR="005B5D07" w:rsidRPr="003B0E2F">
        <w:rPr>
          <w:rFonts w:ascii="Courier New" w:hAnsi="Courier New" w:cs="Courier New"/>
          <w:color w:val="000000"/>
          <w:sz w:val="20"/>
          <w:szCs w:val="20"/>
          <w:lang w:val="fr-FR"/>
        </w:rPr>
        <w:t xml:space="preserve"> </w:t>
      </w:r>
      <w:r w:rsidR="005B5D07" w:rsidRPr="003B0E2F">
        <w:rPr>
          <w:rFonts w:ascii="Courier New" w:hAnsi="Courier New" w:cs="Courier New"/>
          <w:color w:val="008000"/>
          <w:sz w:val="20"/>
          <w:szCs w:val="20"/>
          <w:lang w:val="fr-FR"/>
        </w:rPr>
        <w:t>"condition-</w:t>
      </w:r>
      <w:proofErr w:type="spellStart"/>
      <w:r w:rsidR="005B5D07" w:rsidRPr="003B0E2F">
        <w:rPr>
          <w:rFonts w:ascii="Courier New" w:hAnsi="Courier New" w:cs="Courier New"/>
          <w:color w:val="008000"/>
          <w:sz w:val="20"/>
          <w:szCs w:val="20"/>
          <w:lang w:val="fr-FR"/>
        </w:rPr>
        <w:t>list</w:t>
      </w:r>
      <w:proofErr w:type="spellEnd"/>
      <w:r w:rsidR="005B5D07" w:rsidRPr="003B0E2F">
        <w:rPr>
          <w:rFonts w:ascii="Courier New" w:hAnsi="Courier New" w:cs="Courier New"/>
          <w:color w:val="008000"/>
          <w:sz w:val="20"/>
          <w:szCs w:val="20"/>
          <w:lang w:val="fr-FR"/>
        </w:rPr>
        <w:t>"</w:t>
      </w:r>
      <w:r w:rsidR="005B5D07" w:rsidRPr="003B0E2F">
        <w:rPr>
          <w:rFonts w:ascii="Courier New" w:hAnsi="Courier New" w:cs="Courier New"/>
          <w:color w:val="000000"/>
          <w:sz w:val="20"/>
          <w:szCs w:val="20"/>
          <w:lang w:val="fr-FR"/>
        </w:rPr>
        <w:t>;</w:t>
      </w:r>
    </w:p>
    <w:p w:rsidR="00B44F42" w:rsidRPr="003B0E2F" w:rsidRDefault="005B5D07" w:rsidP="00B44F42">
      <w:pPr>
        <w:autoSpaceDE w:val="0"/>
        <w:autoSpaceDN w:val="0"/>
        <w:adjustRightInd w:val="0"/>
        <w:spacing w:after="0"/>
        <w:rPr>
          <w:rFonts w:ascii="Courier New" w:hAnsi="Courier New" w:cs="Courier New"/>
          <w:color w:val="auto"/>
          <w:sz w:val="20"/>
          <w:szCs w:val="20"/>
          <w:lang w:val="fr-FR"/>
        </w:rPr>
      </w:pPr>
      <w:r w:rsidRPr="003B0E2F">
        <w:rPr>
          <w:rFonts w:ascii="Courier New" w:hAnsi="Courier New" w:cs="Courier New"/>
          <w:color w:val="000000"/>
          <w:sz w:val="20"/>
          <w:szCs w:val="20"/>
          <w:lang w:val="fr-FR"/>
        </w:rPr>
        <w:t xml:space="preserve">    }</w:t>
      </w:r>
    </w:p>
    <w:p w:rsidR="00B44F42" w:rsidRPr="003B0E2F" w:rsidRDefault="005B5D07" w:rsidP="00B44F42">
      <w:pPr>
        <w:autoSpaceDE w:val="0"/>
        <w:autoSpaceDN w:val="0"/>
        <w:adjustRightInd w:val="0"/>
        <w:spacing w:after="0"/>
        <w:rPr>
          <w:rFonts w:ascii="Courier New" w:hAnsi="Courier New" w:cs="Courier New"/>
          <w:color w:val="auto"/>
          <w:sz w:val="20"/>
          <w:szCs w:val="20"/>
          <w:lang w:val="fr-FR"/>
        </w:rPr>
      </w:pPr>
      <w:r w:rsidRPr="003B0E2F">
        <w:rPr>
          <w:rFonts w:ascii="Courier New" w:hAnsi="Courier New" w:cs="Courier New"/>
          <w:color w:val="000000"/>
          <w:sz w:val="20"/>
          <w:szCs w:val="20"/>
          <w:lang w:val="fr-FR"/>
        </w:rPr>
        <w:t xml:space="preserve">    </w:t>
      </w:r>
    </w:p>
    <w:p w:rsidR="00B44F42" w:rsidRPr="003B0E2F" w:rsidRDefault="005B5D07" w:rsidP="00B44F42">
      <w:pPr>
        <w:autoSpaceDE w:val="0"/>
        <w:autoSpaceDN w:val="0"/>
        <w:adjustRightInd w:val="0"/>
        <w:spacing w:after="0"/>
        <w:rPr>
          <w:rFonts w:ascii="Courier New" w:hAnsi="Courier New" w:cs="Courier New"/>
          <w:color w:val="auto"/>
          <w:sz w:val="20"/>
          <w:szCs w:val="20"/>
          <w:lang w:val="fr-FR"/>
        </w:rPr>
      </w:pPr>
      <w:r w:rsidRPr="003B0E2F">
        <w:rPr>
          <w:rFonts w:ascii="Courier New" w:hAnsi="Courier New" w:cs="Courier New"/>
          <w:color w:val="000000"/>
          <w:sz w:val="20"/>
          <w:szCs w:val="20"/>
          <w:lang w:val="fr-FR"/>
        </w:rPr>
        <w:t xml:space="preserve">    </w:t>
      </w:r>
      <w:r w:rsidRPr="003B0E2F">
        <w:rPr>
          <w:rFonts w:ascii="Courier New" w:hAnsi="Courier New" w:cs="Courier New"/>
          <w:color w:val="000080"/>
          <w:sz w:val="20"/>
          <w:szCs w:val="20"/>
          <w:lang w:val="fr-FR"/>
        </w:rPr>
        <w:t>extension</w:t>
      </w:r>
      <w:r w:rsidRPr="003B0E2F">
        <w:rPr>
          <w:rFonts w:ascii="Courier New" w:hAnsi="Courier New" w:cs="Courier New"/>
          <w:color w:val="000000"/>
          <w:sz w:val="20"/>
          <w:szCs w:val="20"/>
          <w:lang w:val="fr-FR"/>
        </w:rPr>
        <w:t xml:space="preserve"> </w:t>
      </w:r>
      <w:proofErr w:type="spellStart"/>
      <w:r w:rsidRPr="003B0E2F">
        <w:rPr>
          <w:rFonts w:ascii="Courier New" w:hAnsi="Courier New" w:cs="Courier New"/>
          <w:color w:val="000000"/>
          <w:sz w:val="20"/>
          <w:szCs w:val="20"/>
          <w:lang w:val="fr-FR"/>
        </w:rPr>
        <w:t>postCondition</w:t>
      </w:r>
      <w:proofErr w:type="spellEnd"/>
      <w:r w:rsidRPr="003B0E2F">
        <w:rPr>
          <w:rFonts w:ascii="Courier New" w:hAnsi="Courier New" w:cs="Courier New"/>
          <w:color w:val="000000"/>
          <w:sz w:val="20"/>
          <w:szCs w:val="20"/>
          <w:lang w:val="fr-FR"/>
        </w:rPr>
        <w:t xml:space="preserve"> {</w:t>
      </w:r>
    </w:p>
    <w:p w:rsidR="00B44F42" w:rsidRPr="009A0BCD" w:rsidRDefault="005B5D07" w:rsidP="00B44F42">
      <w:pPr>
        <w:autoSpaceDE w:val="0"/>
        <w:autoSpaceDN w:val="0"/>
        <w:adjustRightInd w:val="0"/>
        <w:spacing w:after="0"/>
        <w:rPr>
          <w:rFonts w:ascii="Courier New" w:hAnsi="Courier New" w:cs="Courier New"/>
          <w:color w:val="auto"/>
          <w:sz w:val="20"/>
          <w:szCs w:val="20"/>
        </w:rPr>
      </w:pPr>
      <w:r w:rsidRPr="003B0E2F">
        <w:rPr>
          <w:rFonts w:ascii="Courier New" w:hAnsi="Courier New" w:cs="Courier New"/>
          <w:color w:val="000000"/>
          <w:sz w:val="20"/>
          <w:szCs w:val="20"/>
          <w:lang w:val="fr-FR"/>
        </w:rPr>
        <w:t xml:space="preserve">        </w:t>
      </w:r>
      <w:r w:rsidR="00B44F42" w:rsidRPr="009A0BCD">
        <w:rPr>
          <w:rFonts w:ascii="Courier New" w:hAnsi="Courier New" w:cs="Courier New"/>
          <w:color w:val="000080"/>
          <w:sz w:val="20"/>
          <w:szCs w:val="20"/>
        </w:rPr>
        <w:t>description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the state of</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the system after the operation has been executed (if</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successful, or if not successful, or if partially successful).</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Note that partially successful post-condition(s) can only</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be defined in case of non-atomic operations.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Note that when an exception is raised, it should not be</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assumed that the post-condition(s) are satisfied."</w:t>
      </w:r>
      <w:r w:rsidRPr="009A0BCD">
        <w:rPr>
          <w:rFonts w:ascii="Courier New" w:hAnsi="Courier New" w:cs="Courier New"/>
          <w:color w:val="000000"/>
          <w:sz w:val="20"/>
          <w:szCs w:val="20"/>
        </w:rPr>
        <w:t>;</w:t>
      </w:r>
    </w:p>
    <w:p w:rsidR="00B44F42" w:rsidRPr="00F82327"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003B42C5" w:rsidRPr="00F82327">
        <w:rPr>
          <w:rFonts w:ascii="Courier New" w:hAnsi="Courier New" w:cs="Courier New"/>
          <w:color w:val="000080"/>
          <w:sz w:val="20"/>
          <w:szCs w:val="20"/>
        </w:rPr>
        <w:t>argument</w:t>
      </w:r>
      <w:r w:rsidR="003B42C5" w:rsidRPr="00F82327">
        <w:rPr>
          <w:rFonts w:ascii="Courier New" w:hAnsi="Courier New" w:cs="Courier New"/>
          <w:color w:val="000000"/>
          <w:sz w:val="20"/>
          <w:szCs w:val="20"/>
        </w:rPr>
        <w:t xml:space="preserve"> </w:t>
      </w:r>
      <w:r w:rsidR="003B42C5" w:rsidRPr="00F82327">
        <w:rPr>
          <w:rFonts w:ascii="Courier New" w:hAnsi="Courier New" w:cs="Courier New"/>
          <w:color w:val="008000"/>
          <w:sz w:val="20"/>
          <w:szCs w:val="20"/>
        </w:rPr>
        <w:t>"condition-list"</w:t>
      </w:r>
      <w:r w:rsidR="003B42C5" w:rsidRPr="00F82327">
        <w:rPr>
          <w:rFonts w:ascii="Courier New" w:hAnsi="Courier New" w:cs="Courier New"/>
          <w:color w:val="000000"/>
          <w:sz w:val="20"/>
          <w:szCs w:val="20"/>
        </w:rPr>
        <w:t>;</w:t>
      </w:r>
    </w:p>
    <w:p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p>
    <w:p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p>
    <w:p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r w:rsidRPr="00F82327">
        <w:rPr>
          <w:rFonts w:ascii="Courier New" w:hAnsi="Courier New" w:cs="Courier New"/>
          <w:color w:val="000080"/>
          <w:sz w:val="20"/>
          <w:szCs w:val="20"/>
        </w:rPr>
        <w:t>extension</w:t>
      </w:r>
      <w:r w:rsidRPr="00F82327">
        <w:rPr>
          <w:rFonts w:ascii="Courier New" w:hAnsi="Courier New" w:cs="Courier New"/>
          <w:color w:val="000000"/>
          <w:sz w:val="20"/>
          <w:szCs w:val="20"/>
        </w:rPr>
        <w:t xml:space="preserve"> </w:t>
      </w:r>
      <w:proofErr w:type="spellStart"/>
      <w:r w:rsidRPr="00F82327">
        <w:rPr>
          <w:rFonts w:ascii="Courier New" w:hAnsi="Courier New" w:cs="Courier New"/>
          <w:color w:val="000000"/>
          <w:sz w:val="20"/>
          <w:szCs w:val="20"/>
        </w:rPr>
        <w:t>operation</w:t>
      </w:r>
      <w:r w:rsidR="00953FDE">
        <w:rPr>
          <w:rFonts w:ascii="Courier New" w:hAnsi="Courier New" w:cs="Courier New"/>
          <w:color w:val="000000"/>
          <w:sz w:val="20"/>
          <w:szCs w:val="20"/>
        </w:rPr>
        <w:t>E</w:t>
      </w:r>
      <w:r w:rsidRPr="00F82327">
        <w:rPr>
          <w:rFonts w:ascii="Courier New" w:hAnsi="Courier New" w:cs="Courier New"/>
          <w:color w:val="000000"/>
          <w:sz w:val="20"/>
          <w:szCs w:val="20"/>
        </w:rPr>
        <w:t>xceptions</w:t>
      </w:r>
      <w:proofErr w:type="spellEnd"/>
      <w:r w:rsidRPr="00F82327">
        <w:rPr>
          <w:rFonts w:ascii="Courier New" w:hAnsi="Courier New" w:cs="Courier New"/>
          <w:color w:val="000000"/>
          <w:sz w:val="20"/>
          <w:szCs w:val="20"/>
        </w:rPr>
        <w:t xml:space="preserve"> {</w:t>
      </w:r>
    </w:p>
    <w:p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r w:rsidRPr="00F82327">
        <w:rPr>
          <w:rFonts w:ascii="Courier New" w:hAnsi="Courier New" w:cs="Courier New"/>
          <w:color w:val="000080"/>
          <w:sz w:val="20"/>
          <w:szCs w:val="20"/>
        </w:rPr>
        <w:t>description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lastRenderedPageBreak/>
        <w:t xml:space="preserve">          </w:t>
      </w:r>
      <w:r w:rsidRPr="009A0BCD">
        <w:rPr>
          <w:rFonts w:ascii="Courier New" w:hAnsi="Courier New" w:cs="Courier New"/>
          <w:color w:val="008000"/>
          <w:sz w:val="20"/>
          <w:szCs w:val="20"/>
        </w:rPr>
        <w:t>"Used with operation definitions to indicate the allowed</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exceptions for the operation.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The model uses predefined exceptions which are split in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2 types: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generic exceptions which are associated to all operations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by default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common exceptions which needs to be explicitly associated</w:t>
      </w:r>
    </w:p>
    <w:p w:rsidR="00B44F42" w:rsidRPr="00F82327"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w:t>
      </w:r>
      <w:r w:rsidR="003B42C5" w:rsidRPr="00F82327">
        <w:rPr>
          <w:rFonts w:ascii="Courier New" w:hAnsi="Courier New" w:cs="Courier New"/>
          <w:color w:val="008000"/>
          <w:sz w:val="20"/>
          <w:szCs w:val="20"/>
        </w:rPr>
        <w:t>to the operation.</w:t>
      </w:r>
    </w:p>
    <w:p w:rsidR="00B44F42" w:rsidRPr="00F82327" w:rsidRDefault="00B44F42" w:rsidP="00B44F42">
      <w:pPr>
        <w:autoSpaceDE w:val="0"/>
        <w:autoSpaceDN w:val="0"/>
        <w:adjustRightInd w:val="0"/>
        <w:spacing w:after="0"/>
        <w:rPr>
          <w:rFonts w:ascii="Courier New" w:hAnsi="Courier New" w:cs="Courier New"/>
          <w:color w:val="auto"/>
          <w:sz w:val="20"/>
          <w:szCs w:val="20"/>
        </w:rPr>
      </w:pP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Note: These exceptions are only relevant for a protocol</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neutral information model. Further exceptions may be</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necessary for a protocol specific information model.</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Generic exceptions: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Internal Error: The server has an internal error.</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Unable to Comply: The server cannot perform the operation.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Use Cases may identify specific conditions that will result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in this exception.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w:t>
      </w:r>
      <w:proofErr w:type="spellStart"/>
      <w:r w:rsidRPr="009A0BCD">
        <w:rPr>
          <w:rFonts w:ascii="Courier New" w:hAnsi="Courier New" w:cs="Courier New"/>
          <w:color w:val="008000"/>
          <w:sz w:val="20"/>
          <w:szCs w:val="20"/>
        </w:rPr>
        <w:t>Comm</w:t>
      </w:r>
      <w:proofErr w:type="spellEnd"/>
      <w:r w:rsidRPr="009A0BCD">
        <w:rPr>
          <w:rFonts w:ascii="Courier New" w:hAnsi="Courier New" w:cs="Courier New"/>
          <w:color w:val="008000"/>
          <w:sz w:val="20"/>
          <w:szCs w:val="20"/>
        </w:rPr>
        <w:t xml:space="preserve"> Loss: The server is unable to communicate with an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underlying system or resource, and such communication is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required to complete the operation.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Invalid Input: The operation contains an input parameter</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that is syntactically incorrect or identifies an object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of the wrong type or is out of range (as defined in the</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model or because of server limitation).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Not Implemented: The entire operation is not supported</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by the server or the operation with the specified input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parameters is not supported.</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Access Denied: The client does not have access rights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to request the given operation.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Common exceptions: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Entity Not Found: Is thrown to indicate that at least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one of the specified entities does not exist.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Object In Use: The object identified in the operation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is currently in use.</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Capacity Exceeded: The operation will result in resources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being created or activated beyond the capacity supported</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by the server.</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Not In Valid State: The state of the specified object is</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such that the server cannot perform the operation. In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other words, the environment or the application is not in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an appropriate state for the requested operation.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Duplicate: Is thrown if an entity cannot be created because</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an object with the same identifier/name already exists."</w:t>
      </w:r>
      <w:r w:rsidRPr="009A0BCD">
        <w:rPr>
          <w:rFonts w:ascii="Courier New" w:hAnsi="Courier New" w:cs="Courier New"/>
          <w:color w:val="000000"/>
          <w:sz w:val="20"/>
          <w:szCs w:val="20"/>
        </w:rPr>
        <w:t>;</w:t>
      </w:r>
    </w:p>
    <w:p w:rsidR="00B44F42" w:rsidRPr="0044072F" w:rsidRDefault="00B44F42" w:rsidP="00B44F42">
      <w:pPr>
        <w:autoSpaceDE w:val="0"/>
        <w:autoSpaceDN w:val="0"/>
        <w:adjustRightInd w:val="0"/>
        <w:spacing w:after="0"/>
        <w:rPr>
          <w:rFonts w:ascii="Courier New" w:hAnsi="Courier New" w:cs="Courier New"/>
          <w:color w:val="auto"/>
          <w:sz w:val="20"/>
          <w:szCs w:val="20"/>
          <w:lang w:val="fr-FR"/>
        </w:rPr>
      </w:pPr>
      <w:r w:rsidRPr="009A0BCD">
        <w:rPr>
          <w:rFonts w:ascii="Courier New" w:hAnsi="Courier New" w:cs="Courier New"/>
          <w:color w:val="000000"/>
          <w:sz w:val="20"/>
          <w:szCs w:val="20"/>
        </w:rPr>
        <w:t xml:space="preserve">        </w:t>
      </w:r>
      <w:r w:rsidR="003B42C5" w:rsidRPr="0044072F">
        <w:rPr>
          <w:rFonts w:ascii="Courier New" w:hAnsi="Courier New" w:cs="Courier New"/>
          <w:color w:val="000080"/>
          <w:sz w:val="20"/>
          <w:szCs w:val="20"/>
          <w:lang w:val="fr-FR"/>
        </w:rPr>
        <w:t>argument</w:t>
      </w:r>
      <w:r w:rsidR="003B42C5" w:rsidRPr="0044072F">
        <w:rPr>
          <w:rFonts w:ascii="Courier New" w:hAnsi="Courier New" w:cs="Courier New"/>
          <w:color w:val="000000"/>
          <w:sz w:val="20"/>
          <w:szCs w:val="20"/>
          <w:lang w:val="fr-FR"/>
        </w:rPr>
        <w:t xml:space="preserve"> </w:t>
      </w:r>
      <w:r w:rsidR="003B42C5" w:rsidRPr="0044072F">
        <w:rPr>
          <w:rFonts w:ascii="Courier New" w:hAnsi="Courier New" w:cs="Courier New"/>
          <w:color w:val="008000"/>
          <w:sz w:val="20"/>
          <w:szCs w:val="20"/>
          <w:lang w:val="fr-FR"/>
        </w:rPr>
        <w:t>"exception-</w:t>
      </w:r>
      <w:proofErr w:type="spellStart"/>
      <w:r w:rsidR="003B42C5" w:rsidRPr="0044072F">
        <w:rPr>
          <w:rFonts w:ascii="Courier New" w:hAnsi="Courier New" w:cs="Courier New"/>
          <w:color w:val="008000"/>
          <w:sz w:val="20"/>
          <w:szCs w:val="20"/>
          <w:lang w:val="fr-FR"/>
        </w:rPr>
        <w:t>list</w:t>
      </w:r>
      <w:proofErr w:type="spellEnd"/>
      <w:r w:rsidR="003B42C5" w:rsidRPr="0044072F">
        <w:rPr>
          <w:rFonts w:ascii="Courier New" w:hAnsi="Courier New" w:cs="Courier New"/>
          <w:color w:val="008000"/>
          <w:sz w:val="20"/>
          <w:szCs w:val="20"/>
          <w:lang w:val="fr-FR"/>
        </w:rPr>
        <w:t>"</w:t>
      </w:r>
      <w:r w:rsidR="003B42C5" w:rsidRPr="0044072F">
        <w:rPr>
          <w:rFonts w:ascii="Courier New" w:hAnsi="Courier New" w:cs="Courier New"/>
          <w:color w:val="000000"/>
          <w:sz w:val="20"/>
          <w:szCs w:val="20"/>
          <w:lang w:val="fr-FR"/>
        </w:rPr>
        <w:t>;</w:t>
      </w:r>
    </w:p>
    <w:p w:rsidR="00B44F42" w:rsidRPr="0044072F" w:rsidRDefault="003B42C5" w:rsidP="00B44F42">
      <w:pPr>
        <w:autoSpaceDE w:val="0"/>
        <w:autoSpaceDN w:val="0"/>
        <w:adjustRightInd w:val="0"/>
        <w:spacing w:after="0"/>
        <w:rPr>
          <w:rFonts w:ascii="Courier New" w:hAnsi="Courier New" w:cs="Courier New"/>
          <w:color w:val="auto"/>
          <w:sz w:val="20"/>
          <w:szCs w:val="20"/>
          <w:lang w:val="fr-FR"/>
        </w:rPr>
      </w:pPr>
      <w:r w:rsidRPr="0044072F">
        <w:rPr>
          <w:rFonts w:ascii="Courier New" w:hAnsi="Courier New" w:cs="Courier New"/>
          <w:color w:val="000000"/>
          <w:sz w:val="20"/>
          <w:szCs w:val="20"/>
          <w:lang w:val="fr-FR"/>
        </w:rPr>
        <w:t xml:space="preserve">    }</w:t>
      </w:r>
    </w:p>
    <w:p w:rsidR="00B44F42" w:rsidRPr="0044072F" w:rsidRDefault="003B42C5" w:rsidP="00B44F42">
      <w:pPr>
        <w:autoSpaceDE w:val="0"/>
        <w:autoSpaceDN w:val="0"/>
        <w:adjustRightInd w:val="0"/>
        <w:spacing w:after="0"/>
        <w:rPr>
          <w:rFonts w:ascii="Courier New" w:hAnsi="Courier New" w:cs="Courier New"/>
          <w:color w:val="auto"/>
          <w:sz w:val="20"/>
          <w:szCs w:val="20"/>
          <w:lang w:val="fr-FR"/>
        </w:rPr>
      </w:pPr>
      <w:r w:rsidRPr="0044072F">
        <w:rPr>
          <w:rFonts w:ascii="Courier New" w:hAnsi="Courier New" w:cs="Courier New"/>
          <w:color w:val="000000"/>
          <w:sz w:val="20"/>
          <w:szCs w:val="20"/>
          <w:lang w:val="fr-FR"/>
        </w:rPr>
        <w:t xml:space="preserve">    </w:t>
      </w:r>
    </w:p>
    <w:p w:rsidR="00B44F42" w:rsidRPr="0044072F" w:rsidRDefault="003B42C5" w:rsidP="00B44F42">
      <w:pPr>
        <w:autoSpaceDE w:val="0"/>
        <w:autoSpaceDN w:val="0"/>
        <w:adjustRightInd w:val="0"/>
        <w:spacing w:after="0"/>
        <w:rPr>
          <w:rFonts w:ascii="Courier New" w:hAnsi="Courier New" w:cs="Courier New"/>
          <w:color w:val="auto"/>
          <w:sz w:val="20"/>
          <w:szCs w:val="20"/>
          <w:lang w:val="fr-FR"/>
        </w:rPr>
      </w:pPr>
      <w:r w:rsidRPr="0044072F">
        <w:rPr>
          <w:rFonts w:ascii="Courier New" w:hAnsi="Courier New" w:cs="Courier New"/>
          <w:color w:val="000000"/>
          <w:sz w:val="20"/>
          <w:szCs w:val="20"/>
          <w:lang w:val="fr-FR"/>
        </w:rPr>
        <w:t xml:space="preserve">    </w:t>
      </w:r>
      <w:r w:rsidRPr="0044072F">
        <w:rPr>
          <w:rFonts w:ascii="Courier New" w:hAnsi="Courier New" w:cs="Courier New"/>
          <w:color w:val="000080"/>
          <w:sz w:val="20"/>
          <w:szCs w:val="20"/>
          <w:lang w:val="fr-FR"/>
        </w:rPr>
        <w:t>extension</w:t>
      </w:r>
      <w:r w:rsidRPr="0044072F">
        <w:rPr>
          <w:rFonts w:ascii="Courier New" w:hAnsi="Courier New" w:cs="Courier New"/>
          <w:color w:val="000000"/>
          <w:sz w:val="20"/>
          <w:szCs w:val="20"/>
          <w:lang w:val="fr-FR"/>
        </w:rPr>
        <w:t xml:space="preserve"> </w:t>
      </w:r>
      <w:proofErr w:type="spellStart"/>
      <w:r w:rsidRPr="0044072F">
        <w:rPr>
          <w:rFonts w:ascii="Courier New" w:hAnsi="Courier New" w:cs="Courier New"/>
          <w:color w:val="000000"/>
          <w:sz w:val="20"/>
          <w:szCs w:val="20"/>
          <w:lang w:val="fr-FR"/>
        </w:rPr>
        <w:t>isOperationIdempotent</w:t>
      </w:r>
      <w:proofErr w:type="spellEnd"/>
      <w:r w:rsidRPr="0044072F">
        <w:rPr>
          <w:rFonts w:ascii="Courier New" w:hAnsi="Courier New" w:cs="Courier New"/>
          <w:color w:val="000000"/>
          <w:sz w:val="20"/>
          <w:szCs w:val="20"/>
          <w:lang w:val="fr-FR"/>
        </w:rPr>
        <w:t xml:space="preserve"> {</w:t>
      </w:r>
    </w:p>
    <w:p w:rsidR="00B44F42" w:rsidRPr="009A0BCD" w:rsidRDefault="003B42C5" w:rsidP="00B44F42">
      <w:pPr>
        <w:autoSpaceDE w:val="0"/>
        <w:autoSpaceDN w:val="0"/>
        <w:adjustRightInd w:val="0"/>
        <w:spacing w:after="0"/>
        <w:rPr>
          <w:rFonts w:ascii="Courier New" w:hAnsi="Courier New" w:cs="Courier New"/>
          <w:color w:val="auto"/>
          <w:sz w:val="20"/>
          <w:szCs w:val="20"/>
        </w:rPr>
      </w:pPr>
      <w:r w:rsidRPr="0044072F">
        <w:rPr>
          <w:rFonts w:ascii="Courier New" w:hAnsi="Courier New" w:cs="Courier New"/>
          <w:color w:val="000000"/>
          <w:sz w:val="20"/>
          <w:szCs w:val="20"/>
          <w:lang w:val="fr-FR"/>
        </w:rPr>
        <w:t xml:space="preserve">        </w:t>
      </w:r>
      <w:r w:rsidR="00B44F42" w:rsidRPr="009A0BCD">
        <w:rPr>
          <w:rFonts w:ascii="Courier New" w:hAnsi="Courier New" w:cs="Courier New"/>
          <w:color w:val="000080"/>
          <w:sz w:val="20"/>
          <w:szCs w:val="20"/>
        </w:rPr>
        <w:t>description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that the operation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is idempotent."</w:t>
      </w:r>
      <w:r w:rsidRPr="009A0BCD">
        <w:rPr>
          <w:rFonts w:ascii="Courier New" w:hAnsi="Courier New" w:cs="Courier New"/>
          <w:color w:val="000000"/>
          <w:sz w:val="20"/>
          <w:szCs w:val="20"/>
        </w:rPr>
        <w:t>;</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802020"/>
          <w:sz w:val="20"/>
          <w:szCs w:val="20"/>
        </w:rPr>
        <w:t xml:space="preserve">//    extension </w:t>
      </w:r>
      <w:commentRangeStart w:id="464"/>
      <w:proofErr w:type="spellStart"/>
      <w:r w:rsidRPr="009A0BCD">
        <w:rPr>
          <w:rFonts w:ascii="Courier New" w:hAnsi="Courier New" w:cs="Courier New"/>
          <w:color w:val="802020"/>
          <w:sz w:val="20"/>
          <w:szCs w:val="20"/>
        </w:rPr>
        <w:t>isAtomic</w:t>
      </w:r>
      <w:commentRangeEnd w:id="464"/>
      <w:proofErr w:type="spellEnd"/>
      <w:r w:rsidR="003555F4">
        <w:rPr>
          <w:rStyle w:val="Kommentarzeichen"/>
        </w:rPr>
        <w:commentReference w:id="464"/>
      </w:r>
      <w:r w:rsidRPr="009A0BCD">
        <w:rPr>
          <w:rFonts w:ascii="Courier New" w:hAnsi="Courier New" w:cs="Courier New"/>
          <w:color w:val="802020"/>
          <w:sz w:val="20"/>
          <w:szCs w:val="20"/>
        </w:rPr>
        <w:t xml:space="preserve"> {</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802020"/>
          <w:sz w:val="20"/>
          <w:szCs w:val="20"/>
        </w:rPr>
        <w:t>//        description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802020"/>
          <w:sz w:val="20"/>
          <w:szCs w:val="20"/>
        </w:rPr>
        <w:t>//          "Used with operation definitions to indicate that the operation</w:t>
      </w:r>
    </w:p>
    <w:p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802020"/>
          <w:sz w:val="20"/>
          <w:szCs w:val="20"/>
        </w:rPr>
        <w:t>//           is atomic; i.e., has to be successful/unsuccessful as a whole.";</w:t>
      </w:r>
    </w:p>
    <w:p w:rsidR="00B44F42" w:rsidRPr="009A0BCD" w:rsidRDefault="00B44F42" w:rsidP="00B44F42">
      <w:pPr>
        <w:autoSpaceDE w:val="0"/>
        <w:autoSpaceDN w:val="0"/>
        <w:adjustRightInd w:val="0"/>
        <w:spacing w:after="0"/>
        <w:rPr>
          <w:rFonts w:ascii="Courier New" w:hAnsi="Courier New" w:cs="Courier New"/>
          <w:color w:val="auto"/>
          <w:sz w:val="20"/>
          <w:szCs w:val="20"/>
          <w:lang w:val="de-DE"/>
        </w:rPr>
      </w:pPr>
      <w:r w:rsidRPr="009A0BCD">
        <w:rPr>
          <w:rFonts w:ascii="Courier New" w:hAnsi="Courier New" w:cs="Courier New"/>
          <w:color w:val="802020"/>
          <w:sz w:val="20"/>
          <w:szCs w:val="20"/>
          <w:lang w:val="de-DE"/>
        </w:rPr>
        <w:t>//    }</w:t>
      </w:r>
    </w:p>
    <w:p w:rsidR="00B44F42" w:rsidRPr="009A0BCD" w:rsidRDefault="00B44F42" w:rsidP="00B44F42">
      <w:pPr>
        <w:autoSpaceDE w:val="0"/>
        <w:autoSpaceDN w:val="0"/>
        <w:adjustRightInd w:val="0"/>
        <w:spacing w:after="0"/>
        <w:rPr>
          <w:rFonts w:ascii="Courier New" w:hAnsi="Courier New" w:cs="Courier New"/>
          <w:color w:val="auto"/>
          <w:sz w:val="20"/>
          <w:szCs w:val="20"/>
          <w:lang w:val="de-DE"/>
        </w:rPr>
      </w:pPr>
    </w:p>
    <w:p w:rsidR="00B44F42" w:rsidRDefault="00B44F42" w:rsidP="00B44F42">
      <w:pPr>
        <w:rPr>
          <w:rFonts w:ascii="Courier New" w:hAnsi="Courier New" w:cs="Courier New"/>
          <w:color w:val="000000"/>
          <w:sz w:val="20"/>
          <w:szCs w:val="20"/>
          <w:lang w:val="de-DE"/>
        </w:rPr>
      </w:pPr>
      <w:r w:rsidRPr="009A0BCD">
        <w:rPr>
          <w:rFonts w:ascii="Courier New" w:hAnsi="Courier New" w:cs="Courier New"/>
          <w:color w:val="000000"/>
          <w:sz w:val="20"/>
          <w:szCs w:val="20"/>
          <w:lang w:val="de-DE"/>
        </w:rPr>
        <w:t>}</w:t>
      </w:r>
    </w:p>
    <w:p w:rsidR="009A0BCD" w:rsidRDefault="009A0BCD" w:rsidP="00B44F42">
      <w:r w:rsidRPr="009A0BCD">
        <w:t>&lt;CODE ENDS&gt;</w:t>
      </w:r>
    </w:p>
    <w:p w:rsidR="009A0BCD" w:rsidRPr="009A0BCD" w:rsidRDefault="009A0BCD" w:rsidP="00B44F42"/>
    <w:p w:rsidR="002C1987" w:rsidRDefault="00F22923" w:rsidP="009B6F01">
      <w:pPr>
        <w:pStyle w:val="berschrift1"/>
      </w:pPr>
      <w:bookmarkStart w:id="465" w:name="_Ref427316034"/>
      <w:bookmarkStart w:id="466" w:name="_Toc430330747"/>
      <w:commentRangeStart w:id="467"/>
      <w:r>
        <w:t>R</w:t>
      </w:r>
      <w:r w:rsidRPr="00C2707F">
        <w:t xml:space="preserve">everse </w:t>
      </w:r>
      <w:r>
        <w:t xml:space="preserve">Mapping </w:t>
      </w:r>
      <w:commentRangeEnd w:id="467"/>
      <w:r>
        <w:rPr>
          <w:rStyle w:val="Kommentarzeichen"/>
          <w:rFonts w:ascii="Times New Roman" w:eastAsiaTheme="minorEastAsia" w:hAnsi="Times New Roman" w:cstheme="minorBidi"/>
          <w:b w:val="0"/>
          <w:bCs w:val="0"/>
        </w:rPr>
        <w:commentReference w:id="467"/>
      </w:r>
      <w:r>
        <w:t>F</w:t>
      </w:r>
      <w:r w:rsidRPr="00C2707F">
        <w:t xml:space="preserve">rom </w:t>
      </w:r>
      <w:r w:rsidR="00C2707F" w:rsidRPr="00C2707F">
        <w:t>YANG to UML</w:t>
      </w:r>
      <w:bookmarkEnd w:id="465"/>
      <w:bookmarkEnd w:id="466"/>
    </w:p>
    <w:p w:rsidR="00C2707F" w:rsidRDefault="00151E2E" w:rsidP="002B7DFC">
      <w:r w:rsidRPr="00151E2E">
        <w:t>Given the many YANG drafts that have been created, in some cases it might be helpful to revert the mapping (i.e., from YANG to UML; re-engineer) so that comparison/analysis can be made.</w:t>
      </w:r>
    </w:p>
    <w:p w:rsidR="00151E2E" w:rsidRDefault="00151E2E" w:rsidP="002B7DFC">
      <w:pPr>
        <w:rPr>
          <w:ins w:id="468" w:author="Bernd" w:date="2015-09-09T02:19:00Z"/>
        </w:rPr>
      </w:pPr>
    </w:p>
    <w:p w:rsidR="00F377A6" w:rsidRDefault="00DB71B7" w:rsidP="009B6F01">
      <w:pPr>
        <w:pStyle w:val="berschrift1"/>
        <w:rPr>
          <w:ins w:id="469" w:author="Bernd" w:date="2015-09-09T02:19:00Z"/>
        </w:rPr>
      </w:pPr>
      <w:bookmarkStart w:id="470" w:name="_Ref430330639"/>
      <w:bookmarkStart w:id="471" w:name="_Toc430330748"/>
      <w:ins w:id="472" w:author="Bernd" w:date="2015-09-11T06:04:00Z">
        <w:r>
          <w:t xml:space="preserve">Proposed </w:t>
        </w:r>
      </w:ins>
      <w:ins w:id="473" w:author="Bernd" w:date="2015-09-09T02:19:00Z">
        <w:r w:rsidR="00F377A6">
          <w:t>Addendum</w:t>
        </w:r>
      </w:ins>
      <w:ins w:id="474" w:author="Bernd" w:date="2015-09-09T03:02:00Z">
        <w:r w:rsidR="005E55D5">
          <w:t xml:space="preserve"> 1</w:t>
        </w:r>
      </w:ins>
      <w:ins w:id="475" w:author="Bernd" w:date="2015-09-18T09:04:00Z">
        <w:r w:rsidR="004A218B">
          <w:t>: Requirements for the YANG Module header</w:t>
        </w:r>
      </w:ins>
      <w:bookmarkEnd w:id="470"/>
      <w:bookmarkEnd w:id="471"/>
    </w:p>
    <w:p w:rsidR="004A218B" w:rsidRDefault="004A218B" w:rsidP="004A218B">
      <w:pPr>
        <w:rPr>
          <w:ins w:id="476" w:author="Bernd" w:date="2015-09-18T09:04:00Z"/>
        </w:rPr>
      </w:pPr>
    </w:p>
    <w:p w:rsidR="004A218B" w:rsidRPr="003B0E2F" w:rsidRDefault="004A218B" w:rsidP="004A218B">
      <w:pPr>
        <w:rPr>
          <w:ins w:id="477" w:author="Bernd" w:date="2015-09-18T09:04:00Z"/>
          <w:lang w:val="de-DE"/>
        </w:rPr>
      </w:pPr>
      <w:ins w:id="478" w:author="Bernd" w:date="2015-09-18T09:04:00Z">
        <w:r w:rsidRPr="003B0E2F">
          <w:rPr>
            <w:lang w:val="de-DE"/>
          </w:rPr>
          <w:t xml:space="preserve">&lt;CODE BEGINS&gt; </w:t>
        </w:r>
        <w:proofErr w:type="spellStart"/>
        <w:r w:rsidRPr="003B0E2F">
          <w:rPr>
            <w:lang w:val="de-DE"/>
          </w:rPr>
          <w:t>file</w:t>
        </w:r>
        <w:proofErr w:type="spellEnd"/>
        <w:r w:rsidRPr="003B0E2F">
          <w:rPr>
            <w:lang w:val="de-DE"/>
          </w:rPr>
          <w:t xml:space="preserve"> "</w:t>
        </w:r>
        <w:r>
          <w:rPr>
            <w:lang w:val="de-DE"/>
          </w:rPr>
          <w:t>&lt;</w:t>
        </w:r>
        <w:proofErr w:type="spellStart"/>
        <w:r>
          <w:rPr>
            <w:lang w:val="de-DE"/>
          </w:rPr>
          <w:t>filename</w:t>
        </w:r>
        <w:proofErr w:type="spellEnd"/>
        <w:r>
          <w:rPr>
            <w:lang w:val="de-DE"/>
          </w:rPr>
          <w:t>&gt;</w:t>
        </w:r>
        <w:r w:rsidRPr="003B0E2F">
          <w:rPr>
            <w:lang w:val="de-DE"/>
          </w:rPr>
          <w:t>@2015-</w:t>
        </w:r>
        <w:r>
          <w:rPr>
            <w:lang w:val="de-DE"/>
          </w:rPr>
          <w:t>&lt;mm&gt;</w:t>
        </w:r>
        <w:r w:rsidRPr="003B0E2F">
          <w:rPr>
            <w:lang w:val="de-DE"/>
          </w:rPr>
          <w:t>-</w:t>
        </w:r>
        <w:r>
          <w:rPr>
            <w:lang w:val="de-DE"/>
          </w:rPr>
          <w:t>&lt;</w:t>
        </w:r>
        <w:proofErr w:type="spellStart"/>
        <w:r>
          <w:rPr>
            <w:lang w:val="de-DE"/>
          </w:rPr>
          <w:t>dd</w:t>
        </w:r>
        <w:proofErr w:type="spellEnd"/>
        <w:r>
          <w:rPr>
            <w:lang w:val="de-DE"/>
          </w:rPr>
          <w:t>&gt;</w:t>
        </w:r>
        <w:r w:rsidRPr="003B0E2F">
          <w:rPr>
            <w:lang w:val="de-DE"/>
          </w:rPr>
          <w:t>.</w:t>
        </w:r>
        <w:proofErr w:type="spellStart"/>
        <w:r w:rsidRPr="003B0E2F">
          <w:rPr>
            <w:lang w:val="de-DE"/>
          </w:rPr>
          <w:t>yang</w:t>
        </w:r>
        <w:proofErr w:type="spellEnd"/>
        <w:r w:rsidRPr="003B0E2F">
          <w:rPr>
            <w:lang w:val="de-DE"/>
          </w:rPr>
          <w:t>"</w:t>
        </w:r>
      </w:ins>
    </w:p>
    <w:p w:rsidR="004A218B" w:rsidRPr="00156669" w:rsidRDefault="004A218B" w:rsidP="004A218B">
      <w:pPr>
        <w:autoSpaceDE w:val="0"/>
        <w:autoSpaceDN w:val="0"/>
        <w:adjustRightInd w:val="0"/>
        <w:spacing w:after="0"/>
        <w:rPr>
          <w:ins w:id="479" w:author="Bernd" w:date="2015-09-18T09:04:00Z"/>
          <w:rFonts w:ascii="Courier New" w:hAnsi="Courier New" w:cs="Courier New"/>
          <w:color w:val="auto"/>
          <w:sz w:val="20"/>
          <w:szCs w:val="20"/>
        </w:rPr>
      </w:pPr>
      <w:ins w:id="480" w:author="Bernd" w:date="2015-09-18T09:04:00Z">
        <w:r w:rsidRPr="00156669">
          <w:rPr>
            <w:rFonts w:ascii="Courier New" w:hAnsi="Courier New" w:cs="Courier New"/>
            <w:color w:val="auto"/>
            <w:sz w:val="20"/>
            <w:szCs w:val="20"/>
          </w:rPr>
          <w:t>// Content of "&lt;filename&gt;"</w:t>
        </w:r>
      </w:ins>
    </w:p>
    <w:p w:rsidR="004A218B" w:rsidRPr="00156669" w:rsidRDefault="004A218B" w:rsidP="004A218B">
      <w:pPr>
        <w:autoSpaceDE w:val="0"/>
        <w:autoSpaceDN w:val="0"/>
        <w:adjustRightInd w:val="0"/>
        <w:spacing w:after="0"/>
        <w:rPr>
          <w:ins w:id="481" w:author="Bernd" w:date="2015-09-18T09:04:00Z"/>
          <w:rFonts w:ascii="Courier New" w:hAnsi="Courier New" w:cs="Courier New"/>
          <w:color w:val="auto"/>
          <w:sz w:val="20"/>
          <w:szCs w:val="20"/>
        </w:rPr>
      </w:pPr>
      <w:ins w:id="482" w:author="Bernd" w:date="2015-09-18T09:04:00Z">
        <w:r w:rsidRPr="00156669">
          <w:rPr>
            <w:rFonts w:ascii="Courier New" w:hAnsi="Courier New" w:cs="Courier New"/>
            <w:color w:val="auto"/>
            <w:sz w:val="20"/>
            <w:szCs w:val="20"/>
          </w:rPr>
          <w:t>module &lt;module name&gt; {</w:t>
        </w:r>
      </w:ins>
    </w:p>
    <w:p w:rsidR="004A218B" w:rsidRPr="00156669" w:rsidRDefault="004A218B" w:rsidP="004A218B">
      <w:pPr>
        <w:autoSpaceDE w:val="0"/>
        <w:autoSpaceDN w:val="0"/>
        <w:adjustRightInd w:val="0"/>
        <w:spacing w:after="0"/>
        <w:rPr>
          <w:ins w:id="483" w:author="Bernd" w:date="2015-09-18T09:04:00Z"/>
          <w:rFonts w:ascii="Courier New" w:hAnsi="Courier New" w:cs="Courier New"/>
          <w:color w:val="auto"/>
          <w:sz w:val="20"/>
          <w:szCs w:val="20"/>
        </w:rPr>
      </w:pPr>
      <w:ins w:id="484" w:author="Bernd" w:date="2015-09-18T09:04:00Z">
        <w:r w:rsidRPr="00156669">
          <w:rPr>
            <w:rFonts w:ascii="Courier New" w:hAnsi="Courier New" w:cs="Courier New"/>
            <w:color w:val="auto"/>
            <w:sz w:val="20"/>
            <w:szCs w:val="20"/>
          </w:rPr>
          <w:t xml:space="preserve">    namespace "</w:t>
        </w:r>
        <w:proofErr w:type="spellStart"/>
        <w:r w:rsidRPr="00156669">
          <w:rPr>
            <w:rFonts w:ascii="Courier New" w:hAnsi="Courier New" w:cs="Courier New"/>
            <w:color w:val="auto"/>
            <w:sz w:val="20"/>
            <w:szCs w:val="20"/>
          </w:rPr>
          <w:t>urn:ONF</w:t>
        </w:r>
        <w:proofErr w:type="spellEnd"/>
        <w:r w:rsidRPr="00156669">
          <w:rPr>
            <w:rFonts w:ascii="Courier New" w:hAnsi="Courier New" w:cs="Courier New"/>
            <w:color w:val="auto"/>
            <w:sz w:val="20"/>
            <w:szCs w:val="20"/>
          </w:rPr>
          <w:t>:&lt;module name&gt;";</w:t>
        </w:r>
      </w:ins>
    </w:p>
    <w:p w:rsidR="004A218B" w:rsidRPr="00156669" w:rsidRDefault="004A218B" w:rsidP="004A218B">
      <w:pPr>
        <w:autoSpaceDE w:val="0"/>
        <w:autoSpaceDN w:val="0"/>
        <w:adjustRightInd w:val="0"/>
        <w:spacing w:after="0"/>
        <w:rPr>
          <w:ins w:id="485" w:author="Bernd" w:date="2015-09-18T09:04:00Z"/>
          <w:rFonts w:ascii="Courier New" w:hAnsi="Courier New" w:cs="Courier New"/>
          <w:color w:val="auto"/>
          <w:sz w:val="20"/>
          <w:szCs w:val="20"/>
        </w:rPr>
      </w:pPr>
      <w:ins w:id="486" w:author="Bernd" w:date="2015-09-18T09:04:00Z">
        <w:r w:rsidRPr="00156669">
          <w:rPr>
            <w:rFonts w:ascii="Courier New" w:hAnsi="Courier New" w:cs="Courier New"/>
            <w:color w:val="auto"/>
            <w:sz w:val="20"/>
            <w:szCs w:val="20"/>
          </w:rPr>
          <w:t xml:space="preserve">    prefix "&lt;prefix&gt;";</w:t>
        </w:r>
      </w:ins>
    </w:p>
    <w:p w:rsidR="004A218B" w:rsidRPr="00156669" w:rsidRDefault="004A218B" w:rsidP="004A218B">
      <w:pPr>
        <w:autoSpaceDE w:val="0"/>
        <w:autoSpaceDN w:val="0"/>
        <w:adjustRightInd w:val="0"/>
        <w:spacing w:after="0"/>
        <w:rPr>
          <w:ins w:id="487" w:author="Bernd" w:date="2015-09-18T09:04:00Z"/>
          <w:rFonts w:ascii="Courier New" w:hAnsi="Courier New" w:cs="Courier New"/>
          <w:color w:val="auto"/>
          <w:sz w:val="20"/>
          <w:szCs w:val="20"/>
        </w:rPr>
      </w:pPr>
    </w:p>
    <w:p w:rsidR="004A218B" w:rsidRPr="00156669" w:rsidRDefault="004A218B" w:rsidP="004A218B">
      <w:pPr>
        <w:autoSpaceDE w:val="0"/>
        <w:autoSpaceDN w:val="0"/>
        <w:adjustRightInd w:val="0"/>
        <w:spacing w:after="0"/>
        <w:rPr>
          <w:ins w:id="488" w:author="Bernd" w:date="2015-09-18T09:04:00Z"/>
          <w:rFonts w:ascii="Courier New" w:hAnsi="Courier New" w:cs="Courier New"/>
          <w:color w:val="auto"/>
          <w:sz w:val="20"/>
          <w:szCs w:val="20"/>
        </w:rPr>
      </w:pPr>
      <w:ins w:id="489" w:author="Bernd" w:date="2015-09-18T09:04:00Z">
        <w:r w:rsidRPr="00156669">
          <w:rPr>
            <w:rFonts w:ascii="Courier New" w:hAnsi="Courier New" w:cs="Courier New"/>
            <w:color w:val="auto"/>
            <w:sz w:val="20"/>
            <w:szCs w:val="20"/>
          </w:rPr>
          <w:t xml:space="preserve">    import </w:t>
        </w:r>
        <w:proofErr w:type="spellStart"/>
        <w:r w:rsidRPr="00156669">
          <w:rPr>
            <w:rFonts w:ascii="Courier New" w:hAnsi="Courier New" w:cs="Courier New"/>
            <w:color w:val="auto"/>
            <w:sz w:val="20"/>
            <w:szCs w:val="20"/>
          </w:rPr>
          <w:t>ietf</w:t>
        </w:r>
        <w:proofErr w:type="spellEnd"/>
        <w:r w:rsidRPr="00156669">
          <w:rPr>
            <w:rFonts w:ascii="Courier New" w:hAnsi="Courier New" w:cs="Courier New"/>
            <w:color w:val="auto"/>
            <w:sz w:val="20"/>
            <w:szCs w:val="20"/>
          </w:rPr>
          <w:t>-yang-types {</w:t>
        </w:r>
      </w:ins>
    </w:p>
    <w:p w:rsidR="004A218B" w:rsidRPr="00156669" w:rsidRDefault="004A218B" w:rsidP="004A218B">
      <w:pPr>
        <w:autoSpaceDE w:val="0"/>
        <w:autoSpaceDN w:val="0"/>
        <w:adjustRightInd w:val="0"/>
        <w:spacing w:after="0"/>
        <w:rPr>
          <w:ins w:id="490" w:author="Bernd" w:date="2015-09-18T09:04:00Z"/>
          <w:rFonts w:ascii="Courier New" w:hAnsi="Courier New" w:cs="Courier New"/>
          <w:color w:val="auto"/>
          <w:sz w:val="20"/>
          <w:szCs w:val="20"/>
        </w:rPr>
      </w:pPr>
      <w:ins w:id="491" w:author="Bernd" w:date="2015-09-18T09:04:00Z">
        <w:r w:rsidRPr="00156669">
          <w:rPr>
            <w:rFonts w:ascii="Courier New" w:hAnsi="Courier New" w:cs="Courier New"/>
            <w:color w:val="auto"/>
            <w:sz w:val="20"/>
            <w:szCs w:val="20"/>
          </w:rPr>
          <w:t xml:space="preserve">        prefix yang;</w:t>
        </w:r>
      </w:ins>
    </w:p>
    <w:p w:rsidR="004A218B" w:rsidRPr="00156669" w:rsidRDefault="004A218B" w:rsidP="004A218B">
      <w:pPr>
        <w:autoSpaceDE w:val="0"/>
        <w:autoSpaceDN w:val="0"/>
        <w:adjustRightInd w:val="0"/>
        <w:spacing w:after="0"/>
        <w:rPr>
          <w:ins w:id="492" w:author="Bernd" w:date="2015-09-18T09:04:00Z"/>
          <w:rFonts w:ascii="Courier New" w:hAnsi="Courier New" w:cs="Courier New"/>
          <w:color w:val="auto"/>
          <w:sz w:val="20"/>
          <w:szCs w:val="20"/>
        </w:rPr>
      </w:pPr>
      <w:ins w:id="493" w:author="Bernd" w:date="2015-09-18T09:04:00Z">
        <w:r w:rsidRPr="00156669">
          <w:rPr>
            <w:rFonts w:ascii="Courier New" w:hAnsi="Courier New" w:cs="Courier New"/>
            <w:color w:val="auto"/>
            <w:sz w:val="20"/>
            <w:szCs w:val="20"/>
          </w:rPr>
          <w:t xml:space="preserve">    }</w:t>
        </w:r>
      </w:ins>
    </w:p>
    <w:p w:rsidR="004A218B" w:rsidRPr="00156669" w:rsidRDefault="004A218B" w:rsidP="004A218B">
      <w:pPr>
        <w:autoSpaceDE w:val="0"/>
        <w:autoSpaceDN w:val="0"/>
        <w:adjustRightInd w:val="0"/>
        <w:spacing w:after="0"/>
        <w:rPr>
          <w:ins w:id="494" w:author="Bernd" w:date="2015-09-18T09:04:00Z"/>
          <w:rFonts w:ascii="Courier New" w:hAnsi="Courier New" w:cs="Courier New"/>
          <w:color w:val="auto"/>
          <w:sz w:val="20"/>
          <w:szCs w:val="20"/>
        </w:rPr>
      </w:pPr>
      <w:ins w:id="495" w:author="Bernd" w:date="2015-09-18T09:04:00Z">
        <w:r w:rsidRPr="00156669">
          <w:rPr>
            <w:rFonts w:ascii="Courier New" w:hAnsi="Courier New" w:cs="Courier New"/>
            <w:color w:val="auto"/>
            <w:sz w:val="20"/>
            <w:szCs w:val="20"/>
          </w:rPr>
          <w:t xml:space="preserve">    import </w:t>
        </w:r>
        <w:proofErr w:type="spellStart"/>
        <w:r w:rsidRPr="00156669">
          <w:rPr>
            <w:rFonts w:ascii="Courier New" w:hAnsi="Courier New" w:cs="Courier New"/>
            <w:color w:val="auto"/>
            <w:sz w:val="20"/>
            <w:szCs w:val="20"/>
          </w:rPr>
          <w:t>ietf</w:t>
        </w:r>
        <w:proofErr w:type="spellEnd"/>
        <w:r w:rsidRPr="00156669">
          <w:rPr>
            <w:rFonts w:ascii="Courier New" w:hAnsi="Courier New" w:cs="Courier New"/>
            <w:color w:val="auto"/>
            <w:sz w:val="20"/>
            <w:szCs w:val="20"/>
          </w:rPr>
          <w:t>-</w:t>
        </w:r>
        <w:proofErr w:type="spellStart"/>
        <w:r w:rsidRPr="00156669">
          <w:rPr>
            <w:rFonts w:ascii="Courier New" w:hAnsi="Courier New" w:cs="Courier New"/>
            <w:color w:val="auto"/>
            <w:sz w:val="20"/>
            <w:szCs w:val="20"/>
          </w:rPr>
          <w:t>inet</w:t>
        </w:r>
        <w:proofErr w:type="spellEnd"/>
        <w:r w:rsidRPr="00156669">
          <w:rPr>
            <w:rFonts w:ascii="Courier New" w:hAnsi="Courier New" w:cs="Courier New"/>
            <w:color w:val="auto"/>
            <w:sz w:val="20"/>
            <w:szCs w:val="20"/>
          </w:rPr>
          <w:t>-types {</w:t>
        </w:r>
      </w:ins>
    </w:p>
    <w:p w:rsidR="004A218B" w:rsidRPr="00156669" w:rsidRDefault="004A218B" w:rsidP="004A218B">
      <w:pPr>
        <w:autoSpaceDE w:val="0"/>
        <w:autoSpaceDN w:val="0"/>
        <w:adjustRightInd w:val="0"/>
        <w:spacing w:after="0"/>
        <w:rPr>
          <w:ins w:id="496" w:author="Bernd" w:date="2015-09-18T09:04:00Z"/>
          <w:rFonts w:ascii="Courier New" w:hAnsi="Courier New" w:cs="Courier New"/>
          <w:color w:val="auto"/>
          <w:sz w:val="20"/>
          <w:szCs w:val="20"/>
        </w:rPr>
      </w:pPr>
      <w:ins w:id="497" w:author="Bernd" w:date="2015-09-18T09:04:00Z">
        <w:r w:rsidRPr="00156669">
          <w:rPr>
            <w:rFonts w:ascii="Courier New" w:hAnsi="Courier New" w:cs="Courier New"/>
            <w:color w:val="auto"/>
            <w:sz w:val="20"/>
            <w:szCs w:val="20"/>
          </w:rPr>
          <w:t xml:space="preserve">        prefix </w:t>
        </w:r>
        <w:proofErr w:type="spellStart"/>
        <w:r w:rsidRPr="00156669">
          <w:rPr>
            <w:rFonts w:ascii="Courier New" w:hAnsi="Courier New" w:cs="Courier New"/>
            <w:color w:val="auto"/>
            <w:sz w:val="20"/>
            <w:szCs w:val="20"/>
          </w:rPr>
          <w:t>inet</w:t>
        </w:r>
        <w:proofErr w:type="spellEnd"/>
        <w:r w:rsidRPr="00156669">
          <w:rPr>
            <w:rFonts w:ascii="Courier New" w:hAnsi="Courier New" w:cs="Courier New"/>
            <w:color w:val="auto"/>
            <w:sz w:val="20"/>
            <w:szCs w:val="20"/>
          </w:rPr>
          <w:t>;</w:t>
        </w:r>
      </w:ins>
    </w:p>
    <w:p w:rsidR="004A218B" w:rsidRPr="00156669" w:rsidRDefault="004A218B" w:rsidP="004A218B">
      <w:pPr>
        <w:autoSpaceDE w:val="0"/>
        <w:autoSpaceDN w:val="0"/>
        <w:adjustRightInd w:val="0"/>
        <w:spacing w:after="0"/>
        <w:rPr>
          <w:ins w:id="498" w:author="Bernd" w:date="2015-09-18T09:04:00Z"/>
          <w:rFonts w:ascii="Courier New" w:hAnsi="Courier New" w:cs="Courier New"/>
          <w:color w:val="auto"/>
          <w:sz w:val="20"/>
          <w:szCs w:val="20"/>
        </w:rPr>
      </w:pPr>
      <w:ins w:id="499" w:author="Bernd" w:date="2015-09-18T09:04:00Z">
        <w:r w:rsidRPr="00156669">
          <w:rPr>
            <w:rFonts w:ascii="Courier New" w:hAnsi="Courier New" w:cs="Courier New"/>
            <w:color w:val="auto"/>
            <w:sz w:val="20"/>
            <w:szCs w:val="20"/>
          </w:rPr>
          <w:t xml:space="preserve">    }</w:t>
        </w:r>
      </w:ins>
    </w:p>
    <w:p w:rsidR="004A218B" w:rsidRPr="00156669" w:rsidRDefault="004A218B" w:rsidP="004A218B">
      <w:pPr>
        <w:autoSpaceDE w:val="0"/>
        <w:autoSpaceDN w:val="0"/>
        <w:adjustRightInd w:val="0"/>
        <w:spacing w:after="0"/>
        <w:rPr>
          <w:ins w:id="500" w:author="Bernd" w:date="2015-09-18T09:04:00Z"/>
          <w:rFonts w:ascii="Courier New" w:hAnsi="Courier New" w:cs="Courier New"/>
          <w:color w:val="auto"/>
          <w:sz w:val="20"/>
          <w:szCs w:val="20"/>
        </w:rPr>
      </w:pPr>
      <w:ins w:id="501" w:author="Bernd" w:date="2015-09-18T09:04:00Z">
        <w:r w:rsidRPr="00156669">
          <w:rPr>
            <w:rFonts w:ascii="Courier New" w:hAnsi="Courier New" w:cs="Courier New"/>
            <w:color w:val="auto"/>
            <w:sz w:val="20"/>
            <w:szCs w:val="20"/>
          </w:rPr>
          <w:t xml:space="preserve">    </w:t>
        </w:r>
        <w:r>
          <w:rPr>
            <w:rFonts w:ascii="Courier New" w:hAnsi="Courier New" w:cs="Courier New"/>
            <w:color w:val="auto"/>
            <w:sz w:val="20"/>
            <w:szCs w:val="20"/>
          </w:rPr>
          <w:t>i</w:t>
        </w:r>
        <w:r w:rsidRPr="00156669">
          <w:rPr>
            <w:rFonts w:ascii="Courier New" w:hAnsi="Courier New" w:cs="Courier New"/>
            <w:color w:val="auto"/>
            <w:sz w:val="20"/>
            <w:szCs w:val="20"/>
          </w:rPr>
          <w:t xml:space="preserve">mport </w:t>
        </w:r>
        <w:proofErr w:type="spellStart"/>
        <w:r w:rsidRPr="00156669">
          <w:rPr>
            <w:rFonts w:ascii="Courier New" w:hAnsi="Courier New" w:cs="Courier New"/>
            <w:color w:val="auto"/>
            <w:sz w:val="20"/>
            <w:szCs w:val="20"/>
          </w:rPr>
          <w:t>OpenModelProfileExtensions</w:t>
        </w:r>
        <w:proofErr w:type="spellEnd"/>
        <w:r w:rsidRPr="00156669">
          <w:rPr>
            <w:rFonts w:ascii="Courier New" w:hAnsi="Courier New" w:cs="Courier New"/>
            <w:color w:val="auto"/>
            <w:sz w:val="20"/>
            <w:szCs w:val="20"/>
          </w:rPr>
          <w:t xml:space="preserve"> {</w:t>
        </w:r>
      </w:ins>
    </w:p>
    <w:p w:rsidR="004A218B" w:rsidRPr="00156669" w:rsidRDefault="004A218B" w:rsidP="004A218B">
      <w:pPr>
        <w:autoSpaceDE w:val="0"/>
        <w:autoSpaceDN w:val="0"/>
        <w:adjustRightInd w:val="0"/>
        <w:spacing w:after="0"/>
        <w:rPr>
          <w:ins w:id="502" w:author="Bernd" w:date="2015-09-18T09:04:00Z"/>
          <w:rFonts w:ascii="Courier New" w:hAnsi="Courier New" w:cs="Courier New"/>
          <w:color w:val="auto"/>
          <w:sz w:val="20"/>
          <w:szCs w:val="20"/>
        </w:rPr>
      </w:pPr>
      <w:ins w:id="503" w:author="Bernd" w:date="2015-09-18T09:04:00Z">
        <w:r w:rsidRPr="00156669">
          <w:rPr>
            <w:rFonts w:ascii="Courier New" w:hAnsi="Courier New" w:cs="Courier New"/>
            <w:color w:val="auto"/>
            <w:sz w:val="20"/>
            <w:szCs w:val="20"/>
          </w:rPr>
          <w:t xml:space="preserve">        prefix </w:t>
        </w:r>
        <w:proofErr w:type="spellStart"/>
        <w:r w:rsidRPr="00156669">
          <w:rPr>
            <w:rFonts w:ascii="Courier New" w:hAnsi="Courier New" w:cs="Courier New"/>
            <w:color w:val="auto"/>
            <w:sz w:val="20"/>
            <w:szCs w:val="20"/>
          </w:rPr>
          <w:t>ompExt</w:t>
        </w:r>
        <w:proofErr w:type="spellEnd"/>
        <w:r w:rsidRPr="00156669">
          <w:rPr>
            <w:rFonts w:ascii="Courier New" w:hAnsi="Courier New" w:cs="Courier New"/>
            <w:color w:val="auto"/>
            <w:sz w:val="20"/>
            <w:szCs w:val="20"/>
          </w:rPr>
          <w:t>;</w:t>
        </w:r>
      </w:ins>
    </w:p>
    <w:p w:rsidR="004A218B" w:rsidRPr="00156669" w:rsidRDefault="004A218B" w:rsidP="004A218B">
      <w:pPr>
        <w:autoSpaceDE w:val="0"/>
        <w:autoSpaceDN w:val="0"/>
        <w:adjustRightInd w:val="0"/>
        <w:spacing w:after="0"/>
        <w:rPr>
          <w:ins w:id="504" w:author="Bernd" w:date="2015-09-18T09:04:00Z"/>
          <w:rFonts w:ascii="Courier New" w:hAnsi="Courier New" w:cs="Courier New"/>
          <w:color w:val="auto"/>
          <w:sz w:val="20"/>
          <w:szCs w:val="20"/>
        </w:rPr>
      </w:pPr>
      <w:ins w:id="505" w:author="Bernd" w:date="2015-09-18T09:04:00Z">
        <w:r w:rsidRPr="00156669">
          <w:rPr>
            <w:rFonts w:ascii="Courier New" w:hAnsi="Courier New" w:cs="Courier New"/>
            <w:color w:val="auto"/>
            <w:sz w:val="20"/>
            <w:szCs w:val="20"/>
          </w:rPr>
          <w:t xml:space="preserve">    }</w:t>
        </w:r>
      </w:ins>
    </w:p>
    <w:p w:rsidR="004A218B" w:rsidRPr="00156669" w:rsidRDefault="004A218B" w:rsidP="004A218B">
      <w:pPr>
        <w:autoSpaceDE w:val="0"/>
        <w:autoSpaceDN w:val="0"/>
        <w:adjustRightInd w:val="0"/>
        <w:spacing w:after="0"/>
        <w:rPr>
          <w:ins w:id="506" w:author="Bernd" w:date="2015-09-18T09:04:00Z"/>
          <w:rFonts w:ascii="Courier New" w:hAnsi="Courier New" w:cs="Courier New"/>
          <w:color w:val="auto"/>
          <w:sz w:val="20"/>
          <w:szCs w:val="20"/>
        </w:rPr>
      </w:pPr>
    </w:p>
    <w:p w:rsidR="004A218B" w:rsidRPr="00156669" w:rsidRDefault="004A218B" w:rsidP="004A218B">
      <w:pPr>
        <w:autoSpaceDE w:val="0"/>
        <w:autoSpaceDN w:val="0"/>
        <w:adjustRightInd w:val="0"/>
        <w:spacing w:after="0"/>
        <w:rPr>
          <w:ins w:id="507" w:author="Bernd" w:date="2015-09-18T09:04:00Z"/>
          <w:rFonts w:ascii="Courier New" w:hAnsi="Courier New" w:cs="Courier New"/>
          <w:color w:val="auto"/>
          <w:sz w:val="20"/>
          <w:szCs w:val="20"/>
        </w:rPr>
      </w:pPr>
      <w:ins w:id="508" w:author="Bernd" w:date="2015-09-18T09:04:00Z">
        <w:r w:rsidRPr="00156669">
          <w:rPr>
            <w:rFonts w:ascii="Courier New" w:hAnsi="Courier New" w:cs="Courier New"/>
            <w:color w:val="auto"/>
            <w:sz w:val="20"/>
            <w:szCs w:val="20"/>
          </w:rPr>
          <w:t xml:space="preserve">    organization</w:t>
        </w:r>
      </w:ins>
    </w:p>
    <w:p w:rsidR="004A218B" w:rsidRPr="00156669" w:rsidRDefault="004A218B" w:rsidP="009B6F01">
      <w:pPr>
        <w:autoSpaceDE w:val="0"/>
        <w:autoSpaceDN w:val="0"/>
        <w:adjustRightInd w:val="0"/>
        <w:spacing w:after="0"/>
        <w:outlineLvl w:val="0"/>
        <w:rPr>
          <w:ins w:id="509" w:author="Bernd" w:date="2015-09-18T09:04:00Z"/>
          <w:rFonts w:ascii="Courier New" w:hAnsi="Courier New" w:cs="Courier New"/>
          <w:color w:val="auto"/>
          <w:sz w:val="20"/>
          <w:szCs w:val="20"/>
        </w:rPr>
      </w:pPr>
      <w:ins w:id="510" w:author="Bernd" w:date="2015-09-18T09:04:00Z">
        <w:r w:rsidRPr="00156669">
          <w:rPr>
            <w:rFonts w:ascii="Courier New" w:hAnsi="Courier New" w:cs="Courier New"/>
            <w:color w:val="auto"/>
            <w:sz w:val="20"/>
            <w:szCs w:val="20"/>
          </w:rPr>
          <w:t xml:space="preserve">        "ONF (Open Networking Foundation) IMP Working Group";</w:t>
        </w:r>
      </w:ins>
    </w:p>
    <w:p w:rsidR="004A218B" w:rsidRPr="00156669" w:rsidRDefault="004A218B" w:rsidP="004A218B">
      <w:pPr>
        <w:autoSpaceDE w:val="0"/>
        <w:autoSpaceDN w:val="0"/>
        <w:adjustRightInd w:val="0"/>
        <w:spacing w:after="0"/>
        <w:rPr>
          <w:ins w:id="511" w:author="Bernd" w:date="2015-09-18T09:04:00Z"/>
          <w:rFonts w:ascii="Courier New" w:hAnsi="Courier New" w:cs="Courier New"/>
          <w:color w:val="auto"/>
          <w:sz w:val="20"/>
          <w:szCs w:val="20"/>
        </w:rPr>
      </w:pPr>
    </w:p>
    <w:p w:rsidR="004A218B" w:rsidRPr="00156669" w:rsidRDefault="004A218B" w:rsidP="004A218B">
      <w:pPr>
        <w:autoSpaceDE w:val="0"/>
        <w:autoSpaceDN w:val="0"/>
        <w:adjustRightInd w:val="0"/>
        <w:spacing w:after="0"/>
        <w:rPr>
          <w:ins w:id="512" w:author="Bernd" w:date="2015-09-18T09:04:00Z"/>
          <w:rFonts w:ascii="Courier New" w:hAnsi="Courier New" w:cs="Courier New"/>
          <w:color w:val="auto"/>
          <w:sz w:val="20"/>
          <w:szCs w:val="20"/>
        </w:rPr>
      </w:pPr>
      <w:ins w:id="513" w:author="Bernd" w:date="2015-09-18T09:04:00Z">
        <w:r w:rsidRPr="00156669">
          <w:rPr>
            <w:rFonts w:ascii="Courier New" w:hAnsi="Courier New" w:cs="Courier New"/>
            <w:color w:val="auto"/>
            <w:sz w:val="20"/>
            <w:szCs w:val="20"/>
          </w:rPr>
          <w:t xml:space="preserve">    contact</w:t>
        </w:r>
      </w:ins>
    </w:p>
    <w:p w:rsidR="004A218B" w:rsidRPr="00156669" w:rsidRDefault="004A218B" w:rsidP="004A218B">
      <w:pPr>
        <w:autoSpaceDE w:val="0"/>
        <w:autoSpaceDN w:val="0"/>
        <w:adjustRightInd w:val="0"/>
        <w:spacing w:after="0"/>
        <w:rPr>
          <w:ins w:id="514" w:author="Bernd" w:date="2015-09-18T09:04:00Z"/>
          <w:rFonts w:ascii="Courier New" w:hAnsi="Courier New" w:cs="Courier New"/>
          <w:color w:val="auto"/>
          <w:sz w:val="20"/>
          <w:szCs w:val="20"/>
        </w:rPr>
      </w:pPr>
      <w:ins w:id="515" w:author="Bernd" w:date="2015-09-18T09:04:00Z">
        <w:r w:rsidRPr="00156669">
          <w:rPr>
            <w:rFonts w:ascii="Courier New" w:hAnsi="Courier New" w:cs="Courier New"/>
            <w:color w:val="auto"/>
            <w:sz w:val="20"/>
            <w:szCs w:val="20"/>
          </w:rPr>
          <w:t xml:space="preserve">     "WG Web: &lt;https://www.opennetworking.org/technical-communities/areas/services/&gt;</w:t>
        </w:r>
      </w:ins>
    </w:p>
    <w:p w:rsidR="004A218B" w:rsidRPr="00156669" w:rsidRDefault="004A218B" w:rsidP="009B6F01">
      <w:pPr>
        <w:autoSpaceDE w:val="0"/>
        <w:autoSpaceDN w:val="0"/>
        <w:adjustRightInd w:val="0"/>
        <w:spacing w:after="0"/>
        <w:outlineLvl w:val="0"/>
        <w:rPr>
          <w:ins w:id="516" w:author="Bernd" w:date="2015-09-18T09:04:00Z"/>
          <w:rFonts w:ascii="Courier New" w:hAnsi="Courier New" w:cs="Courier New"/>
          <w:color w:val="auto"/>
          <w:sz w:val="20"/>
          <w:szCs w:val="20"/>
        </w:rPr>
      </w:pPr>
      <w:ins w:id="517" w:author="Bernd" w:date="2015-09-18T09:04:00Z">
        <w:r w:rsidRPr="00156669">
          <w:rPr>
            <w:rFonts w:ascii="Courier New" w:hAnsi="Courier New" w:cs="Courier New"/>
            <w:color w:val="auto"/>
            <w:sz w:val="20"/>
            <w:szCs w:val="20"/>
          </w:rPr>
          <w:t xml:space="preserve">      WG List: &lt;mailto: &lt;</w:t>
        </w:r>
        <w:proofErr w:type="spellStart"/>
        <w:r w:rsidRPr="00156669">
          <w:rPr>
            <w:rFonts w:ascii="Courier New" w:hAnsi="Courier New" w:cs="Courier New"/>
            <w:color w:val="auto"/>
            <w:sz w:val="20"/>
            <w:szCs w:val="20"/>
          </w:rPr>
          <w:t>wg</w:t>
        </w:r>
        <w:proofErr w:type="spellEnd"/>
        <w:r w:rsidRPr="00156669">
          <w:rPr>
            <w:rFonts w:ascii="Courier New" w:hAnsi="Courier New" w:cs="Courier New"/>
            <w:color w:val="auto"/>
            <w:sz w:val="20"/>
            <w:szCs w:val="20"/>
          </w:rPr>
          <w:t xml:space="preserve"> list name&gt;@opennetworking.org&gt;</w:t>
        </w:r>
      </w:ins>
    </w:p>
    <w:p w:rsidR="004A218B" w:rsidRPr="00156669" w:rsidRDefault="004A218B" w:rsidP="009B6F01">
      <w:pPr>
        <w:autoSpaceDE w:val="0"/>
        <w:autoSpaceDN w:val="0"/>
        <w:adjustRightInd w:val="0"/>
        <w:spacing w:after="0"/>
        <w:outlineLvl w:val="0"/>
        <w:rPr>
          <w:ins w:id="518" w:author="Bernd" w:date="2015-09-18T09:04:00Z"/>
          <w:rFonts w:ascii="Courier New" w:hAnsi="Courier New" w:cs="Courier New"/>
          <w:color w:val="auto"/>
          <w:sz w:val="20"/>
          <w:szCs w:val="20"/>
        </w:rPr>
      </w:pPr>
      <w:ins w:id="519" w:author="Bernd" w:date="2015-09-18T09:04:00Z">
        <w:r w:rsidRPr="00156669">
          <w:rPr>
            <w:rFonts w:ascii="Courier New" w:hAnsi="Courier New" w:cs="Courier New"/>
            <w:color w:val="auto"/>
            <w:sz w:val="20"/>
            <w:szCs w:val="20"/>
          </w:rPr>
          <w:t xml:space="preserve">      WG Chair: your-WG-chair</w:t>
        </w:r>
      </w:ins>
    </w:p>
    <w:p w:rsidR="004A218B" w:rsidRPr="00156669" w:rsidRDefault="004A218B" w:rsidP="004A218B">
      <w:pPr>
        <w:autoSpaceDE w:val="0"/>
        <w:autoSpaceDN w:val="0"/>
        <w:adjustRightInd w:val="0"/>
        <w:spacing w:after="0"/>
        <w:rPr>
          <w:ins w:id="520" w:author="Bernd" w:date="2015-09-18T09:04:00Z"/>
          <w:rFonts w:ascii="Courier New" w:hAnsi="Courier New" w:cs="Courier New"/>
          <w:color w:val="auto"/>
          <w:sz w:val="20"/>
          <w:szCs w:val="20"/>
        </w:rPr>
      </w:pPr>
      <w:ins w:id="521" w:author="Bernd" w:date="2015-09-18T09:04:00Z">
        <w:r w:rsidRPr="00156669">
          <w:rPr>
            <w:rFonts w:ascii="Courier New" w:hAnsi="Courier New" w:cs="Courier New"/>
            <w:color w:val="auto"/>
            <w:sz w:val="20"/>
            <w:szCs w:val="20"/>
          </w:rPr>
          <w:t xml:space="preserve">        &lt;mailto:your-WG-chair@example.com&gt;</w:t>
        </w:r>
      </w:ins>
    </w:p>
    <w:p w:rsidR="004A218B" w:rsidRPr="00156669" w:rsidRDefault="004A218B" w:rsidP="009B6F01">
      <w:pPr>
        <w:autoSpaceDE w:val="0"/>
        <w:autoSpaceDN w:val="0"/>
        <w:adjustRightInd w:val="0"/>
        <w:spacing w:after="0"/>
        <w:outlineLvl w:val="0"/>
        <w:rPr>
          <w:ins w:id="522" w:author="Bernd" w:date="2015-09-18T09:04:00Z"/>
          <w:rFonts w:ascii="Courier New" w:hAnsi="Courier New" w:cs="Courier New"/>
          <w:color w:val="auto"/>
          <w:sz w:val="20"/>
          <w:szCs w:val="20"/>
        </w:rPr>
      </w:pPr>
      <w:ins w:id="523" w:author="Bernd" w:date="2015-09-18T09:04:00Z">
        <w:r w:rsidRPr="00156669">
          <w:rPr>
            <w:rFonts w:ascii="Courier New" w:hAnsi="Courier New" w:cs="Courier New"/>
            <w:color w:val="auto"/>
            <w:sz w:val="20"/>
            <w:szCs w:val="20"/>
          </w:rPr>
          <w:t xml:space="preserve">      Editor: your-name</w:t>
        </w:r>
      </w:ins>
    </w:p>
    <w:p w:rsidR="004A218B" w:rsidRPr="00156669" w:rsidRDefault="004A218B" w:rsidP="004A218B">
      <w:pPr>
        <w:autoSpaceDE w:val="0"/>
        <w:autoSpaceDN w:val="0"/>
        <w:adjustRightInd w:val="0"/>
        <w:spacing w:after="0"/>
        <w:rPr>
          <w:ins w:id="524" w:author="Bernd" w:date="2015-09-18T09:04:00Z"/>
          <w:rFonts w:ascii="Courier New" w:hAnsi="Courier New" w:cs="Courier New"/>
          <w:color w:val="auto"/>
          <w:sz w:val="20"/>
          <w:szCs w:val="20"/>
        </w:rPr>
      </w:pPr>
      <w:ins w:id="525" w:author="Bernd" w:date="2015-09-18T09:04:00Z">
        <w:r w:rsidRPr="00156669">
          <w:rPr>
            <w:rFonts w:ascii="Courier New" w:hAnsi="Courier New" w:cs="Courier New"/>
            <w:color w:val="auto"/>
            <w:sz w:val="20"/>
            <w:szCs w:val="20"/>
          </w:rPr>
          <w:t xml:space="preserve">        &lt;mailto:your-email@example.com&gt;";</w:t>
        </w:r>
      </w:ins>
    </w:p>
    <w:p w:rsidR="004A218B" w:rsidRPr="00156669" w:rsidRDefault="004A218B" w:rsidP="004A218B">
      <w:pPr>
        <w:autoSpaceDE w:val="0"/>
        <w:autoSpaceDN w:val="0"/>
        <w:adjustRightInd w:val="0"/>
        <w:spacing w:after="0"/>
        <w:rPr>
          <w:ins w:id="526" w:author="Bernd" w:date="2015-09-18T09:04:00Z"/>
          <w:rFonts w:ascii="Courier New" w:hAnsi="Courier New" w:cs="Courier New"/>
          <w:color w:val="auto"/>
          <w:sz w:val="20"/>
          <w:szCs w:val="20"/>
        </w:rPr>
      </w:pPr>
    </w:p>
    <w:p w:rsidR="004A218B" w:rsidRPr="00156669" w:rsidRDefault="004A218B" w:rsidP="004A218B">
      <w:pPr>
        <w:autoSpaceDE w:val="0"/>
        <w:autoSpaceDN w:val="0"/>
        <w:adjustRightInd w:val="0"/>
        <w:spacing w:after="0"/>
        <w:rPr>
          <w:ins w:id="527" w:author="Bernd" w:date="2015-09-18T09:04:00Z"/>
          <w:rFonts w:ascii="Courier New" w:hAnsi="Courier New" w:cs="Courier New"/>
          <w:color w:val="auto"/>
          <w:sz w:val="20"/>
          <w:szCs w:val="20"/>
        </w:rPr>
      </w:pPr>
      <w:ins w:id="528" w:author="Bernd" w:date="2015-09-18T09:04:00Z">
        <w:r w:rsidRPr="00156669">
          <w:rPr>
            <w:rFonts w:ascii="Courier New" w:hAnsi="Courier New" w:cs="Courier New"/>
            <w:color w:val="auto"/>
            <w:sz w:val="20"/>
            <w:szCs w:val="20"/>
          </w:rPr>
          <w:t xml:space="preserve">    description</w:t>
        </w:r>
      </w:ins>
    </w:p>
    <w:p w:rsidR="004A218B" w:rsidRPr="00156669" w:rsidRDefault="004A218B" w:rsidP="009B6F01">
      <w:pPr>
        <w:autoSpaceDE w:val="0"/>
        <w:autoSpaceDN w:val="0"/>
        <w:adjustRightInd w:val="0"/>
        <w:spacing w:after="0"/>
        <w:outlineLvl w:val="0"/>
        <w:rPr>
          <w:ins w:id="529" w:author="Bernd" w:date="2015-09-18T09:04:00Z"/>
          <w:rFonts w:ascii="Courier New" w:hAnsi="Courier New" w:cs="Courier New"/>
          <w:color w:val="auto"/>
          <w:sz w:val="20"/>
          <w:szCs w:val="20"/>
        </w:rPr>
      </w:pPr>
      <w:ins w:id="530" w:author="Bernd" w:date="2015-09-18T09:04:00Z">
        <w:r w:rsidRPr="00156669">
          <w:rPr>
            <w:rFonts w:ascii="Courier New" w:hAnsi="Courier New" w:cs="Courier New"/>
            <w:color w:val="auto"/>
            <w:sz w:val="20"/>
            <w:szCs w:val="20"/>
          </w:rPr>
          <w:t xml:space="preserve">        "This module defines …</w:t>
        </w:r>
      </w:ins>
    </w:p>
    <w:p w:rsidR="004A218B" w:rsidRPr="00156669" w:rsidRDefault="004A218B" w:rsidP="004A218B">
      <w:pPr>
        <w:autoSpaceDE w:val="0"/>
        <w:autoSpaceDN w:val="0"/>
        <w:adjustRightInd w:val="0"/>
        <w:spacing w:after="0"/>
        <w:rPr>
          <w:ins w:id="531" w:author="Bernd" w:date="2015-09-18T09:04:00Z"/>
          <w:rFonts w:ascii="Courier New" w:hAnsi="Courier New" w:cs="Courier New"/>
          <w:color w:val="auto"/>
          <w:sz w:val="20"/>
          <w:szCs w:val="20"/>
        </w:rPr>
      </w:pPr>
      <w:ins w:id="532" w:author="Bernd" w:date="2015-09-18T09:04:00Z">
        <w:r w:rsidRPr="00156669">
          <w:rPr>
            <w:rFonts w:ascii="Courier New" w:hAnsi="Courier New" w:cs="Courier New"/>
            <w:color w:val="auto"/>
            <w:sz w:val="20"/>
            <w:szCs w:val="20"/>
          </w:rPr>
          <w:t xml:space="preserve">         ….";</w:t>
        </w:r>
      </w:ins>
    </w:p>
    <w:p w:rsidR="004A218B" w:rsidRPr="00156669" w:rsidRDefault="004A218B" w:rsidP="004A218B">
      <w:pPr>
        <w:autoSpaceDE w:val="0"/>
        <w:autoSpaceDN w:val="0"/>
        <w:adjustRightInd w:val="0"/>
        <w:spacing w:after="0"/>
        <w:rPr>
          <w:ins w:id="533" w:author="Bernd" w:date="2015-09-18T09:04:00Z"/>
          <w:rFonts w:ascii="Courier New" w:hAnsi="Courier New" w:cs="Courier New"/>
          <w:color w:val="auto"/>
          <w:sz w:val="20"/>
          <w:szCs w:val="20"/>
        </w:rPr>
      </w:pPr>
    </w:p>
    <w:p w:rsidR="004A218B" w:rsidRPr="00156669" w:rsidRDefault="004A218B" w:rsidP="004A218B">
      <w:pPr>
        <w:autoSpaceDE w:val="0"/>
        <w:autoSpaceDN w:val="0"/>
        <w:adjustRightInd w:val="0"/>
        <w:spacing w:after="0"/>
        <w:rPr>
          <w:ins w:id="534" w:author="Bernd" w:date="2015-09-18T09:04:00Z"/>
          <w:rFonts w:ascii="Courier New" w:hAnsi="Courier New" w:cs="Courier New"/>
          <w:color w:val="auto"/>
          <w:sz w:val="20"/>
          <w:szCs w:val="20"/>
        </w:rPr>
      </w:pPr>
      <w:ins w:id="535" w:author="Bernd" w:date="2015-09-18T09:04:00Z">
        <w:r w:rsidRPr="00156669">
          <w:rPr>
            <w:rFonts w:ascii="Courier New" w:hAnsi="Courier New" w:cs="Courier New"/>
            <w:color w:val="auto"/>
            <w:sz w:val="20"/>
            <w:szCs w:val="20"/>
          </w:rPr>
          <w:t xml:space="preserve">    revision &lt;</w:t>
        </w:r>
        <w:proofErr w:type="spellStart"/>
        <w:r w:rsidRPr="00156669">
          <w:rPr>
            <w:rFonts w:ascii="Courier New" w:hAnsi="Courier New" w:cs="Courier New"/>
            <w:color w:val="auto"/>
            <w:sz w:val="20"/>
            <w:szCs w:val="20"/>
          </w:rPr>
          <w:t>yyyy</w:t>
        </w:r>
        <w:proofErr w:type="spellEnd"/>
        <w:r w:rsidRPr="00156669">
          <w:rPr>
            <w:rFonts w:ascii="Courier New" w:hAnsi="Courier New" w:cs="Courier New"/>
            <w:color w:val="auto"/>
            <w:sz w:val="20"/>
            <w:szCs w:val="20"/>
          </w:rPr>
          <w:t>&gt;-&lt;mm&gt;-&lt;</w:t>
        </w:r>
        <w:proofErr w:type="spellStart"/>
        <w:r w:rsidRPr="00156669">
          <w:rPr>
            <w:rFonts w:ascii="Courier New" w:hAnsi="Courier New" w:cs="Courier New"/>
            <w:color w:val="auto"/>
            <w:sz w:val="20"/>
            <w:szCs w:val="20"/>
          </w:rPr>
          <w:t>dd</w:t>
        </w:r>
        <w:proofErr w:type="spellEnd"/>
        <w:r w:rsidRPr="00156669">
          <w:rPr>
            <w:rFonts w:ascii="Courier New" w:hAnsi="Courier New" w:cs="Courier New"/>
            <w:color w:val="auto"/>
            <w:sz w:val="20"/>
            <w:szCs w:val="20"/>
          </w:rPr>
          <w:t>&gt; {</w:t>
        </w:r>
      </w:ins>
    </w:p>
    <w:p w:rsidR="004A218B" w:rsidRPr="00156669" w:rsidRDefault="004A218B" w:rsidP="004A218B">
      <w:pPr>
        <w:autoSpaceDE w:val="0"/>
        <w:autoSpaceDN w:val="0"/>
        <w:adjustRightInd w:val="0"/>
        <w:spacing w:after="0"/>
        <w:rPr>
          <w:ins w:id="536" w:author="Bernd" w:date="2015-09-18T09:04:00Z"/>
          <w:rFonts w:ascii="Courier New" w:hAnsi="Courier New" w:cs="Courier New"/>
          <w:color w:val="auto"/>
          <w:sz w:val="20"/>
          <w:szCs w:val="20"/>
        </w:rPr>
      </w:pPr>
      <w:ins w:id="537" w:author="Bernd" w:date="2015-09-18T09:04:00Z">
        <w:r w:rsidRPr="00156669">
          <w:rPr>
            <w:rFonts w:ascii="Courier New" w:hAnsi="Courier New" w:cs="Courier New"/>
            <w:color w:val="auto"/>
            <w:sz w:val="20"/>
            <w:szCs w:val="20"/>
          </w:rPr>
          <w:lastRenderedPageBreak/>
          <w:t xml:space="preserve">        description "&lt;revision description&gt;";</w:t>
        </w:r>
      </w:ins>
    </w:p>
    <w:p w:rsidR="004A218B" w:rsidRPr="00156669" w:rsidRDefault="004A218B" w:rsidP="004A218B">
      <w:pPr>
        <w:autoSpaceDE w:val="0"/>
        <w:autoSpaceDN w:val="0"/>
        <w:adjustRightInd w:val="0"/>
        <w:spacing w:after="0"/>
        <w:rPr>
          <w:ins w:id="538" w:author="Bernd" w:date="2015-09-18T09:04:00Z"/>
          <w:rFonts w:ascii="Courier New" w:hAnsi="Courier New" w:cs="Courier New"/>
          <w:color w:val="auto"/>
          <w:sz w:val="20"/>
          <w:szCs w:val="20"/>
        </w:rPr>
      </w:pPr>
      <w:ins w:id="539" w:author="Bernd" w:date="2015-09-18T09:04:00Z">
        <w:r w:rsidRPr="00156669">
          <w:rPr>
            <w:rFonts w:ascii="Courier New" w:hAnsi="Courier New" w:cs="Courier New"/>
            <w:color w:val="auto"/>
            <w:sz w:val="20"/>
            <w:szCs w:val="20"/>
          </w:rPr>
          <w:t xml:space="preserve">    }</w:t>
        </w:r>
      </w:ins>
    </w:p>
    <w:p w:rsidR="004A218B" w:rsidRDefault="004A218B" w:rsidP="004A218B">
      <w:pPr>
        <w:autoSpaceDE w:val="0"/>
        <w:autoSpaceDN w:val="0"/>
        <w:adjustRightInd w:val="0"/>
        <w:spacing w:after="0"/>
        <w:rPr>
          <w:ins w:id="540" w:author="Bernd" w:date="2015-09-18T09:04:00Z"/>
          <w:rFonts w:ascii="Courier New" w:hAnsi="Courier New" w:cs="Courier New"/>
          <w:color w:val="auto"/>
          <w:sz w:val="20"/>
          <w:szCs w:val="20"/>
        </w:rPr>
      </w:pPr>
    </w:p>
    <w:p w:rsidR="004A218B" w:rsidRPr="009F473E" w:rsidRDefault="004A218B" w:rsidP="004A218B">
      <w:pPr>
        <w:autoSpaceDE w:val="0"/>
        <w:autoSpaceDN w:val="0"/>
        <w:adjustRightInd w:val="0"/>
        <w:spacing w:after="0"/>
        <w:rPr>
          <w:ins w:id="541" w:author="Bernd" w:date="2015-09-18T09:04:00Z"/>
          <w:rFonts w:ascii="Courier New" w:hAnsi="Courier New" w:cs="Courier New"/>
          <w:color w:val="auto"/>
          <w:sz w:val="20"/>
          <w:szCs w:val="20"/>
        </w:rPr>
      </w:pPr>
    </w:p>
    <w:p w:rsidR="004A218B" w:rsidRPr="009F473E" w:rsidRDefault="004A218B" w:rsidP="004A218B">
      <w:pPr>
        <w:autoSpaceDE w:val="0"/>
        <w:autoSpaceDN w:val="0"/>
        <w:adjustRightInd w:val="0"/>
        <w:spacing w:after="0"/>
        <w:rPr>
          <w:ins w:id="542" w:author="Bernd" w:date="2015-09-18T09:04:00Z"/>
          <w:rFonts w:ascii="Courier New" w:hAnsi="Courier New" w:cs="Courier New"/>
          <w:color w:val="auto"/>
          <w:sz w:val="20"/>
          <w:szCs w:val="20"/>
        </w:rPr>
      </w:pPr>
      <w:ins w:id="543" w:author="Bernd" w:date="2015-09-18T09:04:00Z">
        <w:r w:rsidRPr="009F473E">
          <w:rPr>
            <w:rFonts w:ascii="Courier New" w:hAnsi="Courier New" w:cs="Courier New"/>
            <w:color w:val="auto"/>
            <w:sz w:val="20"/>
            <w:szCs w:val="20"/>
          </w:rPr>
          <w:t xml:space="preserve">  /*****************************************************************</w:t>
        </w:r>
      </w:ins>
    </w:p>
    <w:p w:rsidR="004A218B" w:rsidRPr="009F473E" w:rsidRDefault="004A218B" w:rsidP="004A218B">
      <w:pPr>
        <w:autoSpaceDE w:val="0"/>
        <w:autoSpaceDN w:val="0"/>
        <w:adjustRightInd w:val="0"/>
        <w:spacing w:after="0"/>
        <w:rPr>
          <w:ins w:id="544" w:author="Bernd" w:date="2015-09-18T09:04:00Z"/>
          <w:rFonts w:ascii="Courier New" w:hAnsi="Courier New" w:cs="Courier New"/>
          <w:color w:val="auto"/>
          <w:sz w:val="20"/>
          <w:szCs w:val="20"/>
        </w:rPr>
      </w:pPr>
      <w:ins w:id="545" w:author="Bernd" w:date="2015-09-18T09:04:00Z">
        <w:r w:rsidRPr="009F473E">
          <w:rPr>
            <w:rFonts w:ascii="Courier New" w:hAnsi="Courier New" w:cs="Courier New"/>
            <w:color w:val="auto"/>
            <w:sz w:val="20"/>
            <w:szCs w:val="20"/>
          </w:rPr>
          <w:t xml:space="preserve">  * </w:t>
        </w:r>
        <w:proofErr w:type="spellStart"/>
        <w:r>
          <w:rPr>
            <w:rFonts w:ascii="Courier New" w:hAnsi="Courier New" w:cs="Courier New"/>
            <w:color w:val="auto"/>
            <w:sz w:val="20"/>
            <w:szCs w:val="20"/>
          </w:rPr>
          <w:t>Typedefs</w:t>
        </w:r>
        <w:proofErr w:type="spellEnd"/>
      </w:ins>
    </w:p>
    <w:p w:rsidR="004A218B" w:rsidRPr="009F473E" w:rsidRDefault="004A218B" w:rsidP="004A218B">
      <w:pPr>
        <w:autoSpaceDE w:val="0"/>
        <w:autoSpaceDN w:val="0"/>
        <w:adjustRightInd w:val="0"/>
        <w:spacing w:after="0"/>
        <w:rPr>
          <w:ins w:id="546" w:author="Bernd" w:date="2015-09-18T09:04:00Z"/>
          <w:rFonts w:ascii="Courier New" w:hAnsi="Courier New" w:cs="Courier New"/>
          <w:color w:val="auto"/>
          <w:sz w:val="20"/>
          <w:szCs w:val="20"/>
        </w:rPr>
      </w:pPr>
      <w:ins w:id="547" w:author="Bernd" w:date="2015-09-18T09:04:00Z">
        <w:r w:rsidRPr="009F473E">
          <w:rPr>
            <w:rFonts w:ascii="Courier New" w:hAnsi="Courier New" w:cs="Courier New"/>
            <w:color w:val="auto"/>
            <w:sz w:val="20"/>
            <w:szCs w:val="20"/>
          </w:rPr>
          <w:t xml:space="preserve">  *****************************************************************/</w:t>
        </w:r>
      </w:ins>
    </w:p>
    <w:p w:rsidR="004A218B" w:rsidRDefault="004A218B" w:rsidP="004A218B">
      <w:pPr>
        <w:autoSpaceDE w:val="0"/>
        <w:autoSpaceDN w:val="0"/>
        <w:adjustRightInd w:val="0"/>
        <w:spacing w:after="0"/>
        <w:rPr>
          <w:ins w:id="548" w:author="Bernd" w:date="2015-09-18T09:04:00Z"/>
          <w:rFonts w:ascii="Courier New" w:hAnsi="Courier New" w:cs="Courier New"/>
          <w:color w:val="auto"/>
          <w:sz w:val="20"/>
          <w:szCs w:val="20"/>
        </w:rPr>
      </w:pPr>
    </w:p>
    <w:p w:rsidR="004A218B" w:rsidRDefault="004A218B" w:rsidP="004A218B">
      <w:pPr>
        <w:autoSpaceDE w:val="0"/>
        <w:autoSpaceDN w:val="0"/>
        <w:adjustRightInd w:val="0"/>
        <w:spacing w:after="0"/>
        <w:rPr>
          <w:ins w:id="549" w:author="Bernd" w:date="2015-09-18T09:04:00Z"/>
          <w:rFonts w:ascii="Courier New" w:hAnsi="Courier New" w:cs="Courier New"/>
          <w:color w:val="auto"/>
          <w:sz w:val="20"/>
          <w:szCs w:val="20"/>
        </w:rPr>
      </w:pPr>
      <w:ins w:id="550" w:author="Bernd" w:date="2015-09-18T09:04:00Z">
        <w:r>
          <w:rPr>
            <w:rFonts w:ascii="Courier New" w:hAnsi="Courier New" w:cs="Courier New"/>
            <w:color w:val="auto"/>
            <w:sz w:val="20"/>
            <w:szCs w:val="20"/>
          </w:rPr>
          <w:t>…</w:t>
        </w:r>
      </w:ins>
    </w:p>
    <w:p w:rsidR="004A218B" w:rsidRDefault="004A218B" w:rsidP="004A218B">
      <w:pPr>
        <w:autoSpaceDE w:val="0"/>
        <w:autoSpaceDN w:val="0"/>
        <w:adjustRightInd w:val="0"/>
        <w:spacing w:after="0"/>
        <w:rPr>
          <w:ins w:id="551" w:author="Bernd" w:date="2015-09-18T09:04:00Z"/>
          <w:rFonts w:ascii="Courier New" w:hAnsi="Courier New" w:cs="Courier New"/>
          <w:color w:val="auto"/>
          <w:sz w:val="20"/>
          <w:szCs w:val="20"/>
        </w:rPr>
      </w:pPr>
    </w:p>
    <w:p w:rsidR="004A218B" w:rsidRPr="00156669" w:rsidRDefault="004A218B" w:rsidP="004A218B">
      <w:pPr>
        <w:autoSpaceDE w:val="0"/>
        <w:autoSpaceDN w:val="0"/>
        <w:adjustRightInd w:val="0"/>
        <w:spacing w:after="0"/>
        <w:rPr>
          <w:ins w:id="552" w:author="Bernd" w:date="2015-09-18T09:04:00Z"/>
          <w:rFonts w:ascii="Courier New" w:hAnsi="Courier New" w:cs="Courier New"/>
          <w:color w:val="auto"/>
          <w:sz w:val="20"/>
          <w:szCs w:val="20"/>
        </w:rPr>
      </w:pPr>
      <w:ins w:id="553" w:author="Bernd" w:date="2015-09-18T09:04:00Z">
        <w:r w:rsidRPr="00156669">
          <w:rPr>
            <w:rFonts w:ascii="Courier New" w:hAnsi="Courier New" w:cs="Courier New"/>
            <w:color w:val="auto"/>
            <w:sz w:val="20"/>
            <w:szCs w:val="20"/>
          </w:rPr>
          <w:t xml:space="preserve">  /*****************************************************************</w:t>
        </w:r>
      </w:ins>
    </w:p>
    <w:p w:rsidR="004A218B" w:rsidRPr="00156669" w:rsidRDefault="004A218B" w:rsidP="004A218B">
      <w:pPr>
        <w:autoSpaceDE w:val="0"/>
        <w:autoSpaceDN w:val="0"/>
        <w:adjustRightInd w:val="0"/>
        <w:spacing w:after="0"/>
        <w:rPr>
          <w:ins w:id="554" w:author="Bernd" w:date="2015-09-18T09:04:00Z"/>
          <w:rFonts w:ascii="Courier New" w:hAnsi="Courier New" w:cs="Courier New"/>
          <w:color w:val="auto"/>
          <w:sz w:val="20"/>
          <w:szCs w:val="20"/>
        </w:rPr>
      </w:pPr>
      <w:ins w:id="555" w:author="Bernd" w:date="2015-09-18T09:04:00Z">
        <w:r w:rsidRPr="00156669">
          <w:rPr>
            <w:rFonts w:ascii="Courier New" w:hAnsi="Courier New" w:cs="Courier New"/>
            <w:color w:val="auto"/>
            <w:sz w:val="20"/>
            <w:szCs w:val="20"/>
          </w:rPr>
          <w:t xml:space="preserve">  * Groupings</w:t>
        </w:r>
      </w:ins>
    </w:p>
    <w:p w:rsidR="004A218B" w:rsidRPr="00156669" w:rsidRDefault="004A218B" w:rsidP="004A218B">
      <w:pPr>
        <w:autoSpaceDE w:val="0"/>
        <w:autoSpaceDN w:val="0"/>
        <w:adjustRightInd w:val="0"/>
        <w:spacing w:after="0"/>
        <w:rPr>
          <w:ins w:id="556" w:author="Bernd" w:date="2015-09-18T09:04:00Z"/>
          <w:rFonts w:ascii="Courier New" w:hAnsi="Courier New" w:cs="Courier New"/>
          <w:color w:val="auto"/>
          <w:sz w:val="20"/>
          <w:szCs w:val="20"/>
        </w:rPr>
      </w:pPr>
      <w:ins w:id="557" w:author="Bernd" w:date="2015-09-18T09:04:00Z">
        <w:r w:rsidRPr="00156669">
          <w:rPr>
            <w:rFonts w:ascii="Courier New" w:hAnsi="Courier New" w:cs="Courier New"/>
            <w:color w:val="auto"/>
            <w:sz w:val="20"/>
            <w:szCs w:val="20"/>
          </w:rPr>
          <w:t xml:space="preserve">  *****************************************************************/</w:t>
        </w:r>
      </w:ins>
    </w:p>
    <w:p w:rsidR="004A218B" w:rsidRDefault="004A218B" w:rsidP="004A218B">
      <w:pPr>
        <w:autoSpaceDE w:val="0"/>
        <w:autoSpaceDN w:val="0"/>
        <w:adjustRightInd w:val="0"/>
        <w:spacing w:after="0"/>
        <w:rPr>
          <w:ins w:id="558" w:author="Bernd" w:date="2015-09-18T09:04:00Z"/>
          <w:rFonts w:ascii="Courier New" w:hAnsi="Courier New" w:cs="Courier New"/>
          <w:color w:val="auto"/>
          <w:sz w:val="20"/>
          <w:szCs w:val="20"/>
        </w:rPr>
      </w:pPr>
    </w:p>
    <w:p w:rsidR="004A218B" w:rsidRDefault="004A218B" w:rsidP="004A218B">
      <w:pPr>
        <w:autoSpaceDE w:val="0"/>
        <w:autoSpaceDN w:val="0"/>
        <w:adjustRightInd w:val="0"/>
        <w:spacing w:after="0"/>
        <w:rPr>
          <w:ins w:id="559" w:author="Bernd" w:date="2015-09-18T09:04:00Z"/>
          <w:rFonts w:ascii="Courier New" w:hAnsi="Courier New" w:cs="Courier New"/>
          <w:color w:val="auto"/>
          <w:sz w:val="20"/>
          <w:szCs w:val="20"/>
        </w:rPr>
      </w:pPr>
      <w:ins w:id="560" w:author="Bernd" w:date="2015-09-18T09:04:00Z">
        <w:r>
          <w:rPr>
            <w:rFonts w:ascii="Courier New" w:hAnsi="Courier New" w:cs="Courier New"/>
            <w:color w:val="auto"/>
            <w:sz w:val="20"/>
            <w:szCs w:val="20"/>
          </w:rPr>
          <w:t>…</w:t>
        </w:r>
      </w:ins>
    </w:p>
    <w:p w:rsidR="004A218B" w:rsidRDefault="004A218B" w:rsidP="004A218B">
      <w:pPr>
        <w:autoSpaceDE w:val="0"/>
        <w:autoSpaceDN w:val="0"/>
        <w:adjustRightInd w:val="0"/>
        <w:spacing w:after="0"/>
        <w:rPr>
          <w:ins w:id="561" w:author="Bernd" w:date="2015-09-18T09:04:00Z"/>
          <w:rFonts w:ascii="Courier New" w:hAnsi="Courier New" w:cs="Courier New"/>
          <w:color w:val="auto"/>
          <w:sz w:val="20"/>
          <w:szCs w:val="20"/>
        </w:rPr>
      </w:pPr>
    </w:p>
    <w:p w:rsidR="004A218B" w:rsidRPr="009F473E" w:rsidRDefault="004A218B" w:rsidP="004A218B">
      <w:pPr>
        <w:autoSpaceDE w:val="0"/>
        <w:autoSpaceDN w:val="0"/>
        <w:adjustRightInd w:val="0"/>
        <w:spacing w:after="0"/>
        <w:rPr>
          <w:ins w:id="562" w:author="Bernd" w:date="2015-09-18T09:04:00Z"/>
          <w:rFonts w:ascii="Courier New" w:hAnsi="Courier New" w:cs="Courier New"/>
          <w:color w:val="auto"/>
          <w:sz w:val="20"/>
          <w:szCs w:val="20"/>
        </w:rPr>
      </w:pPr>
      <w:ins w:id="563" w:author="Bernd" w:date="2015-09-18T09:04:00Z">
        <w:r>
          <w:rPr>
            <w:rFonts w:ascii="Courier New" w:hAnsi="Courier New" w:cs="Courier New"/>
            <w:color w:val="auto"/>
            <w:sz w:val="20"/>
            <w:szCs w:val="20"/>
          </w:rPr>
          <w:t xml:space="preserve">  </w:t>
        </w:r>
        <w:r w:rsidRPr="009F473E">
          <w:rPr>
            <w:rFonts w:ascii="Courier New" w:hAnsi="Courier New" w:cs="Courier New"/>
            <w:color w:val="auto"/>
            <w:sz w:val="20"/>
            <w:szCs w:val="20"/>
          </w:rPr>
          <w:t>/*****************************************************************</w:t>
        </w:r>
      </w:ins>
    </w:p>
    <w:p w:rsidR="004A218B" w:rsidRPr="009F473E" w:rsidRDefault="004A218B" w:rsidP="004A218B">
      <w:pPr>
        <w:autoSpaceDE w:val="0"/>
        <w:autoSpaceDN w:val="0"/>
        <w:adjustRightInd w:val="0"/>
        <w:spacing w:after="0"/>
        <w:rPr>
          <w:ins w:id="564" w:author="Bernd" w:date="2015-09-18T09:04:00Z"/>
          <w:rFonts w:ascii="Courier New" w:hAnsi="Courier New" w:cs="Courier New"/>
          <w:color w:val="auto"/>
          <w:sz w:val="20"/>
          <w:szCs w:val="20"/>
        </w:rPr>
      </w:pPr>
      <w:ins w:id="565" w:author="Bernd" w:date="2015-09-18T09:04:00Z">
        <w:r w:rsidRPr="009F473E">
          <w:rPr>
            <w:rFonts w:ascii="Courier New" w:hAnsi="Courier New" w:cs="Courier New"/>
            <w:color w:val="auto"/>
            <w:sz w:val="20"/>
            <w:szCs w:val="20"/>
          </w:rPr>
          <w:t xml:space="preserve">  * Main containers</w:t>
        </w:r>
      </w:ins>
    </w:p>
    <w:p w:rsidR="004A218B" w:rsidRDefault="004A218B" w:rsidP="004A218B">
      <w:pPr>
        <w:autoSpaceDE w:val="0"/>
        <w:autoSpaceDN w:val="0"/>
        <w:adjustRightInd w:val="0"/>
        <w:spacing w:after="0"/>
        <w:rPr>
          <w:ins w:id="566" w:author="Bernd" w:date="2015-09-18T09:04:00Z"/>
          <w:rFonts w:ascii="Courier New" w:hAnsi="Courier New" w:cs="Courier New"/>
          <w:color w:val="auto"/>
          <w:sz w:val="20"/>
          <w:szCs w:val="20"/>
        </w:rPr>
      </w:pPr>
      <w:ins w:id="567" w:author="Bernd" w:date="2015-09-18T09:04:00Z">
        <w:r w:rsidRPr="009F473E">
          <w:rPr>
            <w:rFonts w:ascii="Courier New" w:hAnsi="Courier New" w:cs="Courier New"/>
            <w:color w:val="auto"/>
            <w:sz w:val="20"/>
            <w:szCs w:val="20"/>
          </w:rPr>
          <w:t xml:space="preserve">  *****************************************************************/</w:t>
        </w:r>
      </w:ins>
    </w:p>
    <w:p w:rsidR="004A218B" w:rsidRDefault="004A218B" w:rsidP="004A218B">
      <w:pPr>
        <w:autoSpaceDE w:val="0"/>
        <w:autoSpaceDN w:val="0"/>
        <w:adjustRightInd w:val="0"/>
        <w:spacing w:after="0"/>
        <w:rPr>
          <w:ins w:id="568" w:author="Bernd" w:date="2015-09-18T09:04:00Z"/>
          <w:rFonts w:ascii="Courier New" w:hAnsi="Courier New" w:cs="Courier New"/>
          <w:color w:val="auto"/>
          <w:sz w:val="20"/>
          <w:szCs w:val="20"/>
        </w:rPr>
      </w:pPr>
    </w:p>
    <w:p w:rsidR="004A218B" w:rsidRDefault="004A218B" w:rsidP="004A218B">
      <w:pPr>
        <w:autoSpaceDE w:val="0"/>
        <w:autoSpaceDN w:val="0"/>
        <w:adjustRightInd w:val="0"/>
        <w:spacing w:after="0"/>
        <w:rPr>
          <w:ins w:id="569" w:author="Bernd" w:date="2015-09-18T09:04:00Z"/>
          <w:rFonts w:ascii="Courier New" w:hAnsi="Courier New" w:cs="Courier New"/>
          <w:color w:val="auto"/>
          <w:sz w:val="20"/>
          <w:szCs w:val="20"/>
        </w:rPr>
      </w:pPr>
      <w:ins w:id="570" w:author="Bernd" w:date="2015-09-18T09:04:00Z">
        <w:r>
          <w:rPr>
            <w:rFonts w:ascii="Courier New" w:hAnsi="Courier New" w:cs="Courier New"/>
            <w:color w:val="auto"/>
            <w:sz w:val="20"/>
            <w:szCs w:val="20"/>
          </w:rPr>
          <w:t>…</w:t>
        </w:r>
      </w:ins>
    </w:p>
    <w:p w:rsidR="004A218B" w:rsidRDefault="004A218B" w:rsidP="004A218B">
      <w:pPr>
        <w:autoSpaceDE w:val="0"/>
        <w:autoSpaceDN w:val="0"/>
        <w:adjustRightInd w:val="0"/>
        <w:spacing w:after="0"/>
        <w:rPr>
          <w:ins w:id="571" w:author="Bernd" w:date="2015-09-18T09:04:00Z"/>
          <w:rFonts w:ascii="Courier New" w:hAnsi="Courier New" w:cs="Courier New"/>
          <w:color w:val="auto"/>
          <w:sz w:val="20"/>
          <w:szCs w:val="20"/>
        </w:rPr>
      </w:pPr>
    </w:p>
    <w:p w:rsidR="004A218B" w:rsidRPr="009F473E" w:rsidRDefault="004A218B" w:rsidP="004A218B">
      <w:pPr>
        <w:autoSpaceDE w:val="0"/>
        <w:autoSpaceDN w:val="0"/>
        <w:adjustRightInd w:val="0"/>
        <w:spacing w:after="0"/>
        <w:rPr>
          <w:ins w:id="572" w:author="Bernd" w:date="2015-09-18T09:04:00Z"/>
          <w:rFonts w:ascii="Courier New" w:hAnsi="Courier New" w:cs="Courier New"/>
          <w:color w:val="auto"/>
          <w:sz w:val="20"/>
          <w:szCs w:val="20"/>
        </w:rPr>
      </w:pPr>
      <w:ins w:id="573" w:author="Bernd" w:date="2015-09-18T09:04:00Z">
        <w:r>
          <w:rPr>
            <w:rFonts w:ascii="Courier New" w:hAnsi="Courier New" w:cs="Courier New"/>
            <w:color w:val="auto"/>
            <w:sz w:val="20"/>
            <w:szCs w:val="20"/>
          </w:rPr>
          <w:t xml:space="preserve">  </w:t>
        </w:r>
        <w:r w:rsidRPr="009F473E">
          <w:rPr>
            <w:rFonts w:ascii="Courier New" w:hAnsi="Courier New" w:cs="Courier New"/>
            <w:color w:val="auto"/>
            <w:sz w:val="20"/>
            <w:szCs w:val="20"/>
          </w:rPr>
          <w:t>/*****************************************************************</w:t>
        </w:r>
      </w:ins>
    </w:p>
    <w:p w:rsidR="004A218B" w:rsidRPr="009F473E" w:rsidRDefault="004A218B" w:rsidP="004A218B">
      <w:pPr>
        <w:autoSpaceDE w:val="0"/>
        <w:autoSpaceDN w:val="0"/>
        <w:adjustRightInd w:val="0"/>
        <w:spacing w:after="0"/>
        <w:rPr>
          <w:ins w:id="574" w:author="Bernd" w:date="2015-09-18T09:04:00Z"/>
          <w:rFonts w:ascii="Courier New" w:hAnsi="Courier New" w:cs="Courier New"/>
          <w:color w:val="auto"/>
          <w:sz w:val="20"/>
          <w:szCs w:val="20"/>
        </w:rPr>
      </w:pPr>
      <w:ins w:id="575" w:author="Bernd" w:date="2015-09-18T09:04:00Z">
        <w:r w:rsidRPr="009F473E">
          <w:rPr>
            <w:rFonts w:ascii="Courier New" w:hAnsi="Courier New" w:cs="Courier New"/>
            <w:color w:val="auto"/>
            <w:sz w:val="20"/>
            <w:szCs w:val="20"/>
          </w:rPr>
          <w:t xml:space="preserve">  * RPC definitions</w:t>
        </w:r>
      </w:ins>
    </w:p>
    <w:p w:rsidR="004A218B" w:rsidRDefault="004A218B" w:rsidP="004A218B">
      <w:pPr>
        <w:autoSpaceDE w:val="0"/>
        <w:autoSpaceDN w:val="0"/>
        <w:adjustRightInd w:val="0"/>
        <w:spacing w:after="0"/>
        <w:rPr>
          <w:ins w:id="576" w:author="Bernd" w:date="2015-09-18T09:04:00Z"/>
          <w:rFonts w:ascii="Courier New" w:hAnsi="Courier New" w:cs="Courier New"/>
          <w:color w:val="auto"/>
          <w:sz w:val="20"/>
          <w:szCs w:val="20"/>
        </w:rPr>
      </w:pPr>
      <w:ins w:id="577" w:author="Bernd" w:date="2015-09-18T09:04:00Z">
        <w:r w:rsidRPr="009F473E">
          <w:rPr>
            <w:rFonts w:ascii="Courier New" w:hAnsi="Courier New" w:cs="Courier New"/>
            <w:color w:val="auto"/>
            <w:sz w:val="20"/>
            <w:szCs w:val="20"/>
          </w:rPr>
          <w:t xml:space="preserve">  *****************************************************************/</w:t>
        </w:r>
      </w:ins>
    </w:p>
    <w:p w:rsidR="004A218B" w:rsidRDefault="004A218B" w:rsidP="004A218B">
      <w:pPr>
        <w:autoSpaceDE w:val="0"/>
        <w:autoSpaceDN w:val="0"/>
        <w:adjustRightInd w:val="0"/>
        <w:spacing w:after="0"/>
        <w:rPr>
          <w:ins w:id="578" w:author="Bernd" w:date="2015-09-18T09:04:00Z"/>
          <w:rFonts w:ascii="Courier New" w:hAnsi="Courier New" w:cs="Courier New"/>
          <w:color w:val="auto"/>
          <w:sz w:val="20"/>
          <w:szCs w:val="20"/>
        </w:rPr>
      </w:pPr>
    </w:p>
    <w:p w:rsidR="004A218B" w:rsidRPr="00156669" w:rsidRDefault="004A218B" w:rsidP="004A218B">
      <w:pPr>
        <w:autoSpaceDE w:val="0"/>
        <w:autoSpaceDN w:val="0"/>
        <w:adjustRightInd w:val="0"/>
        <w:spacing w:after="0"/>
        <w:rPr>
          <w:ins w:id="579" w:author="Bernd" w:date="2015-09-18T09:04:00Z"/>
          <w:rFonts w:ascii="Courier New" w:hAnsi="Courier New" w:cs="Courier New"/>
          <w:color w:val="auto"/>
          <w:sz w:val="20"/>
          <w:szCs w:val="20"/>
        </w:rPr>
      </w:pPr>
      <w:ins w:id="580" w:author="Bernd" w:date="2015-09-18T09:04:00Z">
        <w:r>
          <w:rPr>
            <w:rFonts w:ascii="Courier New" w:hAnsi="Courier New" w:cs="Courier New"/>
            <w:color w:val="auto"/>
            <w:sz w:val="20"/>
            <w:szCs w:val="20"/>
          </w:rPr>
          <w:t>…</w:t>
        </w:r>
      </w:ins>
    </w:p>
    <w:p w:rsidR="004A218B" w:rsidRPr="004A218B" w:rsidRDefault="004A218B" w:rsidP="004A218B">
      <w:pPr>
        <w:rPr>
          <w:ins w:id="581" w:author="Bernd" w:date="2015-09-18T09:04:00Z"/>
          <w:rFonts w:ascii="Courier New" w:hAnsi="Courier New" w:cs="Courier New"/>
          <w:color w:val="000000"/>
          <w:sz w:val="20"/>
          <w:szCs w:val="20"/>
        </w:rPr>
      </w:pPr>
      <w:ins w:id="582" w:author="Bernd" w:date="2015-09-18T09:04:00Z">
        <w:r w:rsidRPr="004A218B">
          <w:rPr>
            <w:rFonts w:ascii="Courier New" w:hAnsi="Courier New" w:cs="Courier New"/>
            <w:color w:val="000000"/>
            <w:sz w:val="20"/>
            <w:szCs w:val="20"/>
          </w:rPr>
          <w:t>}</w:t>
        </w:r>
      </w:ins>
    </w:p>
    <w:p w:rsidR="004A218B" w:rsidRDefault="004A218B" w:rsidP="004A218B">
      <w:pPr>
        <w:rPr>
          <w:ins w:id="583" w:author="Bernd" w:date="2015-09-18T09:04:00Z"/>
        </w:rPr>
      </w:pPr>
      <w:ins w:id="584" w:author="Bernd" w:date="2015-09-18T09:04:00Z">
        <w:r w:rsidRPr="009A0BCD">
          <w:t>&lt;CODE ENDS&gt;</w:t>
        </w:r>
      </w:ins>
    </w:p>
    <w:p w:rsidR="004A218B" w:rsidRDefault="004A218B" w:rsidP="004A218B">
      <w:pPr>
        <w:rPr>
          <w:ins w:id="585" w:author="Bernd" w:date="2015-09-18T09:04:00Z"/>
        </w:rPr>
      </w:pPr>
    </w:p>
    <w:p w:rsidR="005E55D5" w:rsidRDefault="00DB71B7" w:rsidP="009B6F01">
      <w:pPr>
        <w:pStyle w:val="berschrift1"/>
        <w:rPr>
          <w:ins w:id="586" w:author="Bernd" w:date="2015-09-09T03:04:00Z"/>
        </w:rPr>
      </w:pPr>
      <w:bookmarkStart w:id="587" w:name="_Ref430330687"/>
      <w:bookmarkStart w:id="588" w:name="_Toc430330749"/>
      <w:ins w:id="589" w:author="Bernd" w:date="2015-09-11T06:04:00Z">
        <w:r>
          <w:t xml:space="preserve">Proposed </w:t>
        </w:r>
      </w:ins>
      <w:ins w:id="590" w:author="Bernd" w:date="2015-09-09T03:02:00Z">
        <w:r w:rsidR="005E55D5">
          <w:t>Addendum 2</w:t>
        </w:r>
      </w:ins>
      <w:bookmarkEnd w:id="587"/>
      <w:bookmarkEnd w:id="588"/>
    </w:p>
    <w:p w:rsidR="005E55D5" w:rsidRDefault="005E55D5" w:rsidP="009B6F01">
      <w:pPr>
        <w:outlineLvl w:val="0"/>
        <w:rPr>
          <w:ins w:id="591" w:author="Bernd" w:date="2015-09-09T03:04:00Z"/>
        </w:rPr>
      </w:pPr>
      <w:proofErr w:type="spellStart"/>
      <w:ins w:id="592" w:author="Bernd" w:date="2015-09-09T03:05:00Z">
        <w:r>
          <w:t>Stereotype:</w:t>
        </w:r>
      </w:ins>
      <w:ins w:id="593" w:author="Bernd" w:date="2015-09-09T03:04:00Z">
        <w:r>
          <w:t>Do</w:t>
        </w:r>
        <w:proofErr w:type="spellEnd"/>
        <w:r>
          <w:t xml:space="preserve"> not generate DS</w:t>
        </w:r>
      </w:ins>
      <w:ins w:id="594" w:author="Bernd" w:date="2015-09-09T03:06:00Z">
        <w:r>
          <w:t>?</w:t>
        </w:r>
      </w:ins>
    </w:p>
    <w:p w:rsidR="005E55D5" w:rsidRDefault="005E55D5" w:rsidP="009B6F01">
      <w:pPr>
        <w:outlineLvl w:val="0"/>
        <w:rPr>
          <w:ins w:id="595" w:author="Bernd" w:date="2015-09-09T03:06:00Z"/>
        </w:rPr>
      </w:pPr>
      <w:ins w:id="596" w:author="Bernd" w:date="2015-09-09T03:06:00Z">
        <w:r>
          <w:t>Identification of the root of the model?</w:t>
        </w:r>
      </w:ins>
    </w:p>
    <w:p w:rsidR="00DB71B7" w:rsidRDefault="00DB71B7" w:rsidP="009B6F01">
      <w:pPr>
        <w:outlineLvl w:val="0"/>
        <w:rPr>
          <w:ins w:id="597" w:author="Bernd" w:date="2015-09-11T06:02:00Z"/>
        </w:rPr>
      </w:pPr>
      <w:ins w:id="598" w:author="Bernd" w:date="2015-09-11T06:02:00Z">
        <w:r>
          <w:t>Using spanning tree algorithm?</w:t>
        </w:r>
      </w:ins>
    </w:p>
    <w:p w:rsidR="005E55D5" w:rsidRDefault="00DB71B7" w:rsidP="009B6F01">
      <w:pPr>
        <w:outlineLvl w:val="0"/>
        <w:rPr>
          <w:ins w:id="599" w:author="Bernd" w:date="2015-09-09T02:29:00Z"/>
        </w:rPr>
      </w:pPr>
      <w:ins w:id="600" w:author="Bernd" w:date="2015-09-11T06:02:00Z">
        <w:r>
          <w:t>Depth first search (DFS) &amp; Breadth First Search (BFS)?</w:t>
        </w:r>
      </w:ins>
    </w:p>
    <w:p w:rsidR="00F377A6" w:rsidRDefault="00F377A6" w:rsidP="002B7DFC"/>
    <w:sectPr w:rsidR="00F377A6" w:rsidSect="005752F2">
      <w:headerReference w:type="default" r:id="rId55"/>
      <w:footerReference w:type="default" r:id="rId56"/>
      <w:footerReference w:type="first" r:id="rId57"/>
      <w:pgSz w:w="12240" w:h="15840"/>
      <w:pgMar w:top="1440" w:right="1440" w:bottom="1440" w:left="1440" w:header="720" w:footer="72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2" w:author="chenqg" w:date="2015-08-27T14:28:00Z" w:initials="cqg">
    <w:p w:rsidR="00C3305A" w:rsidRDefault="00C3305A" w:rsidP="003B0E2F">
      <w:pPr>
        <w:pStyle w:val="Kommentartext"/>
        <w:rPr>
          <w:lang w:eastAsia="zh-CN"/>
        </w:rPr>
      </w:pPr>
      <w:r>
        <w:rPr>
          <w:rStyle w:val="Kommentarzeichen"/>
        </w:rPr>
        <w:annotationRef/>
      </w:r>
      <w:r>
        <w:rPr>
          <w:lang w:eastAsia="zh-CN"/>
        </w:rPr>
        <w:t>O</w:t>
      </w:r>
      <w:r>
        <w:rPr>
          <w:rFonts w:hint="eastAsia"/>
          <w:lang w:eastAsia="zh-CN"/>
        </w:rPr>
        <w:t>ptional packet may also be represented as if-feature.</w:t>
      </w:r>
    </w:p>
  </w:comment>
  <w:comment w:id="103" w:author="Bernd" w:date="2015-09-11T20:39:00Z" w:initials="BZ">
    <w:p w:rsidR="00C3305A" w:rsidRDefault="00C3305A">
      <w:pPr>
        <w:pStyle w:val="Kommentartext"/>
      </w:pPr>
      <w:r>
        <w:rPr>
          <w:rStyle w:val="Kommentarzeichen"/>
        </w:rPr>
        <w:annotationRef/>
      </w:r>
      <w:r>
        <w:t>To be checked when to use if-feature.</w:t>
      </w:r>
    </w:p>
  </w:comment>
  <w:comment w:id="113" w:author="chenqg" w:date="2015-08-27T14:29:00Z" w:initials="cqg">
    <w:p w:rsidR="00C3305A" w:rsidRPr="00540F12" w:rsidRDefault="00C3305A" w:rsidP="003B0E2F">
      <w:pPr>
        <w:pStyle w:val="Kommentartext"/>
      </w:pPr>
      <w:r>
        <w:rPr>
          <w:rStyle w:val="Kommentarzeichen"/>
        </w:rPr>
        <w:annotationRef/>
      </w:r>
      <w:r>
        <w:rPr>
          <w:lang w:eastAsia="zh-CN"/>
        </w:rPr>
        <w:t>T</w:t>
      </w:r>
      <w:r>
        <w:rPr>
          <w:rFonts w:hint="eastAsia"/>
          <w:lang w:eastAsia="zh-CN"/>
        </w:rPr>
        <w:t>his is attri</w:t>
      </w:r>
      <w:r>
        <w:rPr>
          <w:lang w:eastAsia="zh-CN"/>
        </w:rPr>
        <w:t>b</w:t>
      </w:r>
      <w:r>
        <w:rPr>
          <w:rFonts w:hint="eastAsia"/>
          <w:lang w:eastAsia="zh-CN"/>
        </w:rPr>
        <w:t>ute related, propose to move this row to attribute tabl</w:t>
      </w:r>
    </w:p>
  </w:comment>
  <w:comment w:id="117" w:author="chenqg" w:date="2015-08-27T14:30:00Z" w:initials="cqg">
    <w:p w:rsidR="00C3305A" w:rsidRDefault="00C3305A" w:rsidP="003B0E2F">
      <w:pPr>
        <w:pStyle w:val="Kommentartext"/>
        <w:rPr>
          <w:lang w:eastAsia="zh-CN"/>
        </w:rPr>
      </w:pPr>
      <w:r>
        <w:rPr>
          <w:rStyle w:val="Kommentarzeichen"/>
        </w:rPr>
        <w:annotationRef/>
      </w:r>
      <w:r>
        <w:rPr>
          <w:lang w:eastAsia="zh-CN"/>
        </w:rPr>
        <w:t>D</w:t>
      </w:r>
      <w:r>
        <w:rPr>
          <w:rFonts w:hint="eastAsia"/>
          <w:lang w:eastAsia="zh-CN"/>
        </w:rPr>
        <w:t>o you means in these exampl, that the SuperClass1 and SuperClass2 is abstract class, while the Interfaces class in flowing figure is real class?</w:t>
      </w:r>
    </w:p>
  </w:comment>
  <w:comment w:id="124" w:author="chenqg" w:date="2015-08-27T14:30:00Z" w:initials="cqg">
    <w:p w:rsidR="00C3305A" w:rsidRDefault="00C3305A" w:rsidP="003B0E2F">
      <w:pPr>
        <w:pStyle w:val="Kommentartext"/>
        <w:rPr>
          <w:lang w:eastAsia="zh-CN"/>
        </w:rPr>
      </w:pPr>
      <w:r>
        <w:rPr>
          <w:rStyle w:val="Kommentarzeichen"/>
        </w:rPr>
        <w:annotationRef/>
      </w:r>
      <w:r>
        <w:rPr>
          <w:rFonts w:hint="eastAsia"/>
          <w:lang w:eastAsia="zh-CN"/>
        </w:rPr>
        <w:t>[0..1] and [1] can map to a node, while [0..x] and [1..x] shall map to a list.</w:t>
      </w:r>
    </w:p>
  </w:comment>
  <w:comment w:id="143" w:author="Bernd" w:date="2015-08-14T11:51:00Z" w:initials="BZ">
    <w:p w:rsidR="00C3305A" w:rsidRDefault="00C3305A">
      <w:pPr>
        <w:pStyle w:val="Kommentartext"/>
      </w:pPr>
      <w:r>
        <w:rPr>
          <w:rStyle w:val="Kommentarzeichen"/>
        </w:rPr>
        <w:annotationRef/>
      </w:r>
      <w:r>
        <w:t>Unit to be added as Attribute property in UML?</w:t>
      </w:r>
    </w:p>
  </w:comment>
  <w:comment w:id="147" w:author="chenqg" w:date="2015-08-27T14:31:00Z" w:initials="cqg">
    <w:p w:rsidR="00C3305A" w:rsidRDefault="00C3305A" w:rsidP="003B0E2F">
      <w:pPr>
        <w:pStyle w:val="Kommentartext"/>
        <w:rPr>
          <w:lang w:eastAsia="zh-CN"/>
        </w:rPr>
      </w:pPr>
      <w:r>
        <w:rPr>
          <w:rStyle w:val="Kommentarzeichen"/>
        </w:rPr>
        <w:annotationRef/>
      </w:r>
      <w:r>
        <w:rPr>
          <w:lang w:eastAsia="zh-CN"/>
        </w:rPr>
        <w:t>A</w:t>
      </w:r>
      <w:r>
        <w:rPr>
          <w:rFonts w:hint="eastAsia"/>
          <w:lang w:eastAsia="zh-CN"/>
        </w:rPr>
        <w:t xml:space="preserve">ccording to the figure in left, there should be a unique substatement here. </w:t>
      </w:r>
      <w:r>
        <w:rPr>
          <w:lang w:eastAsia="zh-CN"/>
        </w:rPr>
        <w:t>E</w:t>
      </w:r>
      <w:r>
        <w:rPr>
          <w:rFonts w:hint="eastAsia"/>
          <w:lang w:eastAsia="zh-CN"/>
        </w:rPr>
        <w:t xml:space="preserve">.g. </w:t>
      </w:r>
    </w:p>
    <w:p w:rsidR="00C3305A" w:rsidRDefault="00C3305A" w:rsidP="003B0E2F">
      <w:pPr>
        <w:pStyle w:val="Kommentartext"/>
        <w:rPr>
          <w:lang w:eastAsia="zh-CN"/>
        </w:rPr>
      </w:pPr>
      <w:r>
        <w:rPr>
          <w:lang w:eastAsia="zh-CN"/>
        </w:rPr>
        <w:t>U</w:t>
      </w:r>
      <w:r>
        <w:rPr>
          <w:rFonts w:hint="eastAsia"/>
          <w:lang w:eastAsia="zh-CN"/>
        </w:rPr>
        <w:t>nique attribute3 attribute4;</w:t>
      </w:r>
    </w:p>
  </w:comment>
  <w:comment w:id="148" w:author="chenqg" w:date="2015-08-27T14:32:00Z" w:initials="cqg">
    <w:p w:rsidR="00C3305A" w:rsidRDefault="00C3305A" w:rsidP="003B0E2F">
      <w:pPr>
        <w:pStyle w:val="Kommentartext"/>
        <w:rPr>
          <w:lang w:eastAsia="zh-CN"/>
        </w:rPr>
      </w:pPr>
      <w:r>
        <w:rPr>
          <w:rStyle w:val="Kommentarzeichen"/>
        </w:rPr>
        <w:annotationRef/>
      </w:r>
      <w:r>
        <w:rPr>
          <w:rFonts w:hint="eastAsia"/>
          <w:lang w:eastAsia="zh-CN"/>
        </w:rPr>
        <w:t>string[1] in the figure means a string with only 1 char or one string without length limit?</w:t>
      </w:r>
    </w:p>
  </w:comment>
  <w:comment w:id="149" w:author="chenqg" w:date="2015-08-27T14:33:00Z" w:initials="cqg">
    <w:p w:rsidR="00C3305A" w:rsidRDefault="00C3305A" w:rsidP="003B0E2F">
      <w:pPr>
        <w:pStyle w:val="Kommentartext"/>
        <w:rPr>
          <w:lang w:eastAsia="zh-CN"/>
        </w:rPr>
      </w:pPr>
      <w:r>
        <w:rPr>
          <w:rStyle w:val="Kommentarzeichen"/>
        </w:rPr>
        <w:annotationRef/>
      </w:r>
      <w:r>
        <w:rPr>
          <w:lang w:eastAsia="zh-CN"/>
        </w:rPr>
        <w:t>D</w:t>
      </w:r>
      <w:r>
        <w:rPr>
          <w:rFonts w:hint="eastAsia"/>
          <w:lang w:eastAsia="zh-CN"/>
        </w:rPr>
        <w:t xml:space="preserve">oes </w:t>
      </w:r>
      <w:r>
        <w:rPr>
          <w:lang w:eastAsia="zh-CN"/>
        </w:rPr>
        <w:t xml:space="preserve">Boolean </w:t>
      </w:r>
      <w:r>
        <w:rPr>
          <w:rFonts w:hint="eastAsia"/>
          <w:lang w:eastAsia="zh-CN"/>
        </w:rPr>
        <w:t>[1] need to map to mandatory?</w:t>
      </w:r>
    </w:p>
  </w:comment>
  <w:comment w:id="150" w:author="chenqg" w:date="2015-08-27T14:33:00Z" w:initials="cqg">
    <w:p w:rsidR="00C3305A" w:rsidRDefault="00C3305A" w:rsidP="00C220DE">
      <w:pPr>
        <w:pStyle w:val="Kommentartext"/>
        <w:rPr>
          <w:lang w:eastAsia="zh-CN"/>
        </w:rPr>
      </w:pPr>
      <w:r>
        <w:rPr>
          <w:rStyle w:val="Kommentarzeichen"/>
        </w:rPr>
        <w:annotationRef/>
      </w:r>
      <w:r>
        <w:rPr>
          <w:lang w:eastAsia="zh-CN"/>
        </w:rPr>
        <w:t>C</w:t>
      </w:r>
      <w:r>
        <w:rPr>
          <w:rFonts w:hint="eastAsia"/>
          <w:lang w:eastAsia="zh-CN"/>
        </w:rPr>
        <w:t xml:space="preserve">onfused with </w:t>
      </w:r>
      <w:proofErr w:type="spellStart"/>
      <w:r>
        <w:rPr>
          <w:rFonts w:hint="eastAsia"/>
          <w:lang w:eastAsia="zh-CN"/>
        </w:rPr>
        <w:t>isInvarian</w:t>
      </w:r>
      <w:r>
        <w:rPr>
          <w:lang w:eastAsia="zh-CN"/>
        </w:rPr>
        <w:t>t</w:t>
      </w:r>
      <w:proofErr w:type="spellEnd"/>
      <w:r>
        <w:rPr>
          <w:rFonts w:hint="eastAsia"/>
          <w:lang w:eastAsia="zh-CN"/>
        </w:rPr>
        <w:t xml:space="preserve"> true and false.</w:t>
      </w:r>
    </w:p>
  </w:comment>
  <w:comment w:id="157" w:author="Victor Santos" w:date="2015-07-28T14:08:00Z" w:initials="VS">
    <w:p w:rsidR="00C3305A" w:rsidRDefault="00C3305A">
      <w:pPr>
        <w:pStyle w:val="Kommentartext"/>
      </w:pPr>
      <w:r>
        <w:rPr>
          <w:rStyle w:val="Kommentarzeichen"/>
        </w:rPr>
        <w:annotationRef/>
      </w:r>
      <w:r>
        <w:t>Are we trying to map the UML primitive types supported in Papyrus to YANG?</w:t>
      </w:r>
    </w:p>
  </w:comment>
  <w:comment w:id="158" w:author="Bernd" w:date="2015-07-28T14:08:00Z" w:initials="BZ">
    <w:p w:rsidR="00C3305A" w:rsidRDefault="00C3305A">
      <w:pPr>
        <w:pStyle w:val="Kommentartext"/>
      </w:pPr>
      <w:r>
        <w:rPr>
          <w:rStyle w:val="Kommentarzeichen"/>
        </w:rPr>
        <w:annotationRef/>
      </w:r>
      <w:r>
        <w:t xml:space="preserve">See issue in section </w:t>
      </w:r>
      <w:r w:rsidR="009D680C">
        <w:fldChar w:fldCharType="begin"/>
      </w:r>
      <w:r>
        <w:instrText xml:space="preserve"> REF _Ref424285095 \n \h </w:instrText>
      </w:r>
      <w:r w:rsidR="009D680C">
        <w:fldChar w:fldCharType="separate"/>
      </w:r>
      <w:r>
        <w:t>5.1</w:t>
      </w:r>
      <w:r w:rsidR="009D680C">
        <w:fldChar w:fldCharType="end"/>
      </w:r>
    </w:p>
  </w:comment>
  <w:comment w:id="164" w:author="Victor Santos" w:date="2015-08-27T17:16:00Z" w:initials="VS">
    <w:p w:rsidR="00C3305A" w:rsidRDefault="00C3305A">
      <w:pPr>
        <w:pStyle w:val="Kommentartext"/>
      </w:pPr>
      <w:r>
        <w:rPr>
          <w:rStyle w:val="Kommentarzeichen"/>
        </w:rPr>
        <w:annotationRef/>
      </w:r>
      <w:r>
        <w:t>Necessary to map the documentation of primitive types? If so, then we can use YANG extensions.</w:t>
      </w:r>
    </w:p>
  </w:comment>
  <w:comment w:id="165" w:author="chenqg" w:date="2015-08-27T17:16:00Z" w:initials="cqg">
    <w:p w:rsidR="00C3305A" w:rsidRDefault="00C3305A">
      <w:pPr>
        <w:pStyle w:val="Kommentartext"/>
        <w:rPr>
          <w:lang w:eastAsia="zh-CN"/>
        </w:rPr>
      </w:pPr>
      <w:r>
        <w:rPr>
          <w:rStyle w:val="Kommentarzeichen"/>
        </w:rPr>
        <w:annotationRef/>
      </w:r>
      <w:r>
        <w:rPr>
          <w:lang w:eastAsia="zh-CN"/>
        </w:rPr>
        <w:t>C</w:t>
      </w:r>
      <w:r>
        <w:rPr>
          <w:rFonts w:hint="eastAsia"/>
          <w:lang w:eastAsia="zh-CN"/>
        </w:rPr>
        <w:t>an it be map to description?</w:t>
      </w:r>
    </w:p>
  </w:comment>
  <w:comment w:id="192" w:author="chenqg" w:date="2015-08-27T14:35:00Z" w:initials="cqg">
    <w:p w:rsidR="00C3305A" w:rsidRDefault="00C3305A" w:rsidP="00C220DE">
      <w:pPr>
        <w:pStyle w:val="Kommentartext"/>
        <w:rPr>
          <w:lang w:eastAsia="zh-CN"/>
        </w:rPr>
      </w:pPr>
      <w:r>
        <w:rPr>
          <w:rStyle w:val="Kommentarzeichen"/>
        </w:rPr>
        <w:annotationRef/>
      </w:r>
      <w:r>
        <w:rPr>
          <w:lang w:eastAsia="zh-CN"/>
        </w:rPr>
        <w:t>W</w:t>
      </w:r>
      <w:r>
        <w:rPr>
          <w:rFonts w:hint="eastAsia"/>
          <w:lang w:eastAsia="zh-CN"/>
        </w:rPr>
        <w:t>hat is it in UML definition</w:t>
      </w:r>
    </w:p>
  </w:comment>
  <w:comment w:id="226" w:author="chenqg" w:date="2015-08-27T14:36:00Z" w:initials="cqg">
    <w:p w:rsidR="00C3305A" w:rsidRDefault="00C3305A" w:rsidP="00C220DE">
      <w:pPr>
        <w:pStyle w:val="Kommentartext"/>
        <w:rPr>
          <w:lang w:eastAsia="zh-CN"/>
        </w:rPr>
      </w:pPr>
      <w:r>
        <w:rPr>
          <w:rStyle w:val="Kommentarzeichen"/>
        </w:rPr>
        <w:annotationRef/>
      </w:r>
      <w:r>
        <w:rPr>
          <w:lang w:eastAsia="zh-CN"/>
        </w:rPr>
        <w:t>W</w:t>
      </w:r>
      <w:r>
        <w:rPr>
          <w:rFonts w:hint="eastAsia"/>
          <w:lang w:eastAsia="zh-CN"/>
        </w:rPr>
        <w:t>hy complex data type map to action?</w:t>
      </w:r>
    </w:p>
  </w:comment>
  <w:comment w:id="227" w:author="chenqg" w:date="2015-08-27T14:36:00Z" w:initials="cqg">
    <w:p w:rsidR="00C3305A" w:rsidRDefault="00C3305A" w:rsidP="00C220DE">
      <w:pPr>
        <w:pStyle w:val="Kommentartext"/>
        <w:rPr>
          <w:lang w:eastAsia="zh-CN"/>
        </w:rPr>
      </w:pPr>
      <w:r>
        <w:rPr>
          <w:rStyle w:val="Kommentarzeichen"/>
        </w:rPr>
        <w:annotationRef/>
      </w:r>
      <w:r>
        <w:rPr>
          <w:lang w:eastAsia="zh-CN"/>
        </w:rPr>
        <w:t>C</w:t>
      </w:r>
      <w:r>
        <w:rPr>
          <w:rFonts w:hint="eastAsia"/>
          <w:lang w:eastAsia="zh-CN"/>
        </w:rPr>
        <w:t>an also map to containe/list</w:t>
      </w:r>
    </w:p>
  </w:comment>
  <w:comment w:id="242" w:author="chenqg" w:date="2015-08-27T17:16:00Z" w:initials="cqg">
    <w:p w:rsidR="00C3305A" w:rsidRDefault="00C3305A">
      <w:pPr>
        <w:pStyle w:val="Kommentartext"/>
        <w:rPr>
          <w:lang w:eastAsia="zh-CN"/>
        </w:rPr>
      </w:pPr>
      <w:r>
        <w:rPr>
          <w:rStyle w:val="Kommentarzeichen"/>
        </w:rPr>
        <w:annotationRef/>
      </w:r>
      <w:r>
        <w:rPr>
          <w:rFonts w:hint="eastAsia"/>
          <w:lang w:eastAsia="zh-CN"/>
        </w:rPr>
        <w:t xml:space="preserve">I think aggregation is like a group/pool, </w:t>
      </w:r>
      <w:proofErr w:type="spellStart"/>
      <w:r>
        <w:rPr>
          <w:rFonts w:hint="eastAsia"/>
          <w:lang w:eastAsia="zh-CN"/>
        </w:rPr>
        <w:t>ClassB</w:t>
      </w:r>
      <w:proofErr w:type="spellEnd"/>
      <w:r>
        <w:rPr>
          <w:rFonts w:hint="eastAsia"/>
          <w:lang w:eastAsia="zh-CN"/>
        </w:rPr>
        <w:t xml:space="preserve"> cannot map to a node in </w:t>
      </w:r>
      <w:proofErr w:type="spellStart"/>
      <w:r>
        <w:rPr>
          <w:rFonts w:hint="eastAsia"/>
          <w:lang w:eastAsia="zh-CN"/>
        </w:rPr>
        <w:t>ClassA</w:t>
      </w:r>
      <w:proofErr w:type="spellEnd"/>
      <w:r>
        <w:rPr>
          <w:rFonts w:hint="eastAsia"/>
          <w:lang w:eastAsia="zh-CN"/>
        </w:rPr>
        <w:t xml:space="preserve">, because if </w:t>
      </w:r>
      <w:proofErr w:type="spellStart"/>
      <w:r>
        <w:rPr>
          <w:rFonts w:hint="eastAsia"/>
          <w:lang w:eastAsia="zh-CN"/>
        </w:rPr>
        <w:t>ClassA</w:t>
      </w:r>
      <w:proofErr w:type="spellEnd"/>
      <w:r>
        <w:rPr>
          <w:rFonts w:hint="eastAsia"/>
          <w:lang w:eastAsia="zh-CN"/>
        </w:rPr>
        <w:t xml:space="preserve"> removed, </w:t>
      </w:r>
      <w:proofErr w:type="spellStart"/>
      <w:r>
        <w:rPr>
          <w:rFonts w:hint="eastAsia"/>
          <w:lang w:eastAsia="zh-CN"/>
        </w:rPr>
        <w:t>ClassB</w:t>
      </w:r>
      <w:proofErr w:type="spellEnd"/>
      <w:r>
        <w:rPr>
          <w:rFonts w:hint="eastAsia"/>
          <w:lang w:eastAsia="zh-CN"/>
        </w:rPr>
        <w:t xml:space="preserve"> will also removed. But grouping not require to remove all elements when group is disbanded.</w:t>
      </w:r>
    </w:p>
  </w:comment>
  <w:comment w:id="309" w:author="Victor Santos" w:date="2015-07-28T14:08:00Z" w:initials="VS">
    <w:p w:rsidR="00C3305A" w:rsidRDefault="00C3305A">
      <w:pPr>
        <w:pStyle w:val="Kommentartext"/>
      </w:pPr>
      <w:r>
        <w:rPr>
          <w:rStyle w:val="Kommentarzeichen"/>
        </w:rPr>
        <w:annotationRef/>
      </w:r>
      <w:r>
        <w:t>If we use YANG 1.1, then operations can be mapped as actions in grouping</w:t>
      </w:r>
    </w:p>
  </w:comment>
  <w:comment w:id="310" w:author="Bernd" w:date="2015-07-28T14:08:00Z" w:initials="BZ">
    <w:p w:rsidR="00C3305A" w:rsidRDefault="00C3305A">
      <w:pPr>
        <w:pStyle w:val="Kommentartext"/>
      </w:pPr>
      <w:r>
        <w:rPr>
          <w:rStyle w:val="Kommentarzeichen"/>
        </w:rPr>
        <w:annotationRef/>
      </w:r>
      <w:r>
        <w:t>Right. But groupings need to be used by other statements via “uses”.</w:t>
      </w:r>
    </w:p>
    <w:p w:rsidR="00C3305A" w:rsidRDefault="00C3305A">
      <w:pPr>
        <w:pStyle w:val="Kommentartext"/>
      </w:pPr>
    </w:p>
    <w:p w:rsidR="00C3305A" w:rsidRDefault="00C3305A">
      <w:pPr>
        <w:pStyle w:val="Kommentartext"/>
      </w:pPr>
      <w:r>
        <w:t xml:space="preserve">I propose to use “container” for grouping the actions and being able to use the “presence” </w:t>
      </w:r>
      <w:proofErr w:type="spellStart"/>
      <w:r>
        <w:t>substatement</w:t>
      </w:r>
      <w:proofErr w:type="spellEnd"/>
      <w:r>
        <w:t xml:space="preserve"> for defining the support of functions (e.g., “if performance management is supported”). </w:t>
      </w:r>
    </w:p>
  </w:comment>
  <w:comment w:id="311" w:author="chenqg" w:date="2015-08-27T14:38:00Z" w:initials="cqg">
    <w:p w:rsidR="00C3305A" w:rsidRDefault="00C3305A" w:rsidP="006B112B">
      <w:pPr>
        <w:pStyle w:val="Kommentartext"/>
        <w:rPr>
          <w:lang w:eastAsia="zh-CN"/>
        </w:rPr>
      </w:pPr>
      <w:r>
        <w:rPr>
          <w:rStyle w:val="Kommentarzeichen"/>
        </w:rPr>
        <w:annotationRef/>
      </w:r>
      <w:r>
        <w:rPr>
          <w:lang w:eastAsia="zh-CN"/>
        </w:rPr>
        <w:t>P</w:t>
      </w:r>
      <w:r>
        <w:rPr>
          <w:rFonts w:hint="eastAsia"/>
          <w:lang w:eastAsia="zh-CN"/>
        </w:rPr>
        <w:t>ropose to deal the interface like object class in UML.</w:t>
      </w:r>
    </w:p>
  </w:comment>
  <w:comment w:id="317" w:author="Bernd" w:date="2015-07-28T14:08:00Z" w:initials="BZ">
    <w:p w:rsidR="00C3305A" w:rsidRDefault="00C3305A">
      <w:pPr>
        <w:pStyle w:val="Kommentartext"/>
      </w:pPr>
      <w:r>
        <w:rPr>
          <w:rStyle w:val="Kommentarzeichen"/>
        </w:rPr>
        <w:annotationRef/>
      </w:r>
      <w:r>
        <w:t>What does this mean?</w:t>
      </w:r>
    </w:p>
  </w:comment>
  <w:comment w:id="318" w:author="chenqg" w:date="2015-08-27T14:38:00Z" w:initials="cqg">
    <w:p w:rsidR="00C3305A" w:rsidRPr="006B112B" w:rsidRDefault="00C3305A" w:rsidP="006B112B">
      <w:pPr>
        <w:pStyle w:val="Kommentartext"/>
        <w:rPr>
          <w:lang w:val="de-DE" w:eastAsia="zh-CN"/>
        </w:rPr>
      </w:pPr>
      <w:r>
        <w:rPr>
          <w:rStyle w:val="Kommentarzeichen"/>
        </w:rPr>
        <w:annotationRef/>
      </w:r>
      <w:r>
        <w:rPr>
          <w:lang w:eastAsia="zh-CN"/>
        </w:rPr>
        <w:t>W</w:t>
      </w:r>
      <w:r>
        <w:rPr>
          <w:rFonts w:hint="eastAsia"/>
          <w:lang w:eastAsia="zh-CN"/>
        </w:rPr>
        <w:t xml:space="preserve">hy need extension, there is also exception in YANG. </w:t>
      </w:r>
      <w:proofErr w:type="spellStart"/>
      <w:r w:rsidRPr="006B112B">
        <w:rPr>
          <w:lang w:val="de-DE" w:eastAsia="zh-CN"/>
        </w:rPr>
        <w:t>I</w:t>
      </w:r>
      <w:r w:rsidRPr="006B112B">
        <w:rPr>
          <w:rFonts w:hint="eastAsia"/>
          <w:lang w:val="de-DE" w:eastAsia="zh-CN"/>
        </w:rPr>
        <w:t>t</w:t>
      </w:r>
      <w:proofErr w:type="spellEnd"/>
      <w:r w:rsidRPr="006B112B">
        <w:rPr>
          <w:rFonts w:hint="eastAsia"/>
          <w:lang w:val="de-DE" w:eastAsia="zh-CN"/>
        </w:rPr>
        <w:t xml:space="preserve"> </w:t>
      </w:r>
      <w:proofErr w:type="spellStart"/>
      <w:r w:rsidRPr="006B112B">
        <w:rPr>
          <w:rFonts w:hint="eastAsia"/>
          <w:lang w:val="de-DE" w:eastAsia="zh-CN"/>
        </w:rPr>
        <w:t>is</w:t>
      </w:r>
      <w:proofErr w:type="spellEnd"/>
      <w:r w:rsidRPr="006B112B">
        <w:rPr>
          <w:rFonts w:hint="eastAsia"/>
          <w:lang w:val="de-DE" w:eastAsia="zh-CN"/>
        </w:rPr>
        <w:t xml:space="preserve"> </w:t>
      </w:r>
      <w:proofErr w:type="spellStart"/>
      <w:r w:rsidRPr="006B112B">
        <w:rPr>
          <w:rFonts w:hint="eastAsia"/>
          <w:lang w:val="de-DE" w:eastAsia="zh-CN"/>
        </w:rPr>
        <w:t>err</w:t>
      </w:r>
      <w:proofErr w:type="spellEnd"/>
      <w:r w:rsidRPr="006B112B">
        <w:rPr>
          <w:rFonts w:hint="eastAsia"/>
          <w:lang w:val="de-DE" w:eastAsia="zh-CN"/>
        </w:rPr>
        <w:t xml:space="preserve">-tag, </w:t>
      </w:r>
      <w:proofErr w:type="spellStart"/>
      <w:r w:rsidRPr="006B112B">
        <w:rPr>
          <w:rFonts w:hint="eastAsia"/>
          <w:lang w:val="de-DE" w:eastAsia="zh-CN"/>
        </w:rPr>
        <w:t>err</w:t>
      </w:r>
      <w:proofErr w:type="spellEnd"/>
      <w:r w:rsidRPr="006B112B">
        <w:rPr>
          <w:rFonts w:hint="eastAsia"/>
          <w:lang w:val="de-DE" w:eastAsia="zh-CN"/>
        </w:rPr>
        <w:t>-</w:t>
      </w:r>
      <w:proofErr w:type="spellStart"/>
      <w:r w:rsidRPr="006B112B">
        <w:rPr>
          <w:rFonts w:hint="eastAsia"/>
          <w:lang w:val="de-DE" w:eastAsia="zh-CN"/>
        </w:rPr>
        <w:t>app</w:t>
      </w:r>
      <w:proofErr w:type="spellEnd"/>
      <w:r w:rsidRPr="006B112B">
        <w:rPr>
          <w:rFonts w:hint="eastAsia"/>
          <w:lang w:val="de-DE" w:eastAsia="zh-CN"/>
        </w:rPr>
        <w:t>-tag</w:t>
      </w:r>
    </w:p>
  </w:comment>
  <w:comment w:id="336" w:author="chenqg" w:date="2015-08-27T14:39:00Z" w:initials="cqg">
    <w:p w:rsidR="00C3305A" w:rsidRDefault="00C3305A" w:rsidP="00E33DAC">
      <w:pPr>
        <w:pStyle w:val="Kommentartext"/>
        <w:rPr>
          <w:lang w:eastAsia="zh-CN"/>
        </w:rPr>
      </w:pPr>
      <w:r>
        <w:rPr>
          <w:rStyle w:val="Kommentarzeichen"/>
        </w:rPr>
        <w:annotationRef/>
      </w:r>
      <w:r>
        <w:rPr>
          <w:lang w:eastAsia="zh-CN"/>
        </w:rPr>
        <w:t>W</w:t>
      </w:r>
      <w:r>
        <w:rPr>
          <w:rFonts w:hint="eastAsia"/>
          <w:lang w:eastAsia="zh-CN"/>
        </w:rPr>
        <w:t xml:space="preserve">hy we need an error notification for a notification? </w:t>
      </w:r>
      <w:r>
        <w:rPr>
          <w:lang w:eastAsia="zh-CN"/>
        </w:rPr>
        <w:t>T</w:t>
      </w:r>
      <w:r>
        <w:rPr>
          <w:rFonts w:hint="eastAsia"/>
          <w:lang w:eastAsia="zh-CN"/>
        </w:rPr>
        <w:t>he notification is generated by the system, and is determinded by the system. If there is problems there will be another notification, but not the error notification for the potential notificatioin.</w:t>
      </w:r>
    </w:p>
  </w:comment>
  <w:comment w:id="346" w:author="chenqg" w:date="2015-08-27T14:39:00Z" w:initials="cqg">
    <w:p w:rsidR="00C3305A" w:rsidRDefault="00C3305A" w:rsidP="00E33DAC">
      <w:pPr>
        <w:pStyle w:val="Kommentartext"/>
        <w:rPr>
          <w:lang w:eastAsia="zh-CN"/>
        </w:rPr>
      </w:pPr>
      <w:r>
        <w:rPr>
          <w:rStyle w:val="Kommentarzeichen"/>
        </w:rPr>
        <w:annotationRef/>
      </w:r>
      <w:r>
        <w:rPr>
          <w:lang w:eastAsia="zh-CN"/>
        </w:rPr>
        <w:t>P</w:t>
      </w:r>
      <w:r>
        <w:rPr>
          <w:rFonts w:hint="eastAsia"/>
          <w:lang w:eastAsia="zh-CN"/>
        </w:rPr>
        <w:t>ropose1:</w:t>
      </w:r>
    </w:p>
    <w:p w:rsidR="00C3305A" w:rsidRDefault="00C3305A" w:rsidP="00E33DAC">
      <w:pPr>
        <w:pStyle w:val="Kommentartext"/>
        <w:rPr>
          <w:lang w:eastAsia="zh-CN"/>
        </w:rPr>
      </w:pPr>
      <w:r>
        <w:rPr>
          <w:rFonts w:hint="eastAsia"/>
          <w:lang w:eastAsia="zh-CN"/>
        </w:rPr>
        <w:t xml:space="preserve">LikeLyToChange,Experimental, Example and Faulty-&gt;deprecated; </w:t>
      </w:r>
    </w:p>
    <w:p w:rsidR="00C3305A" w:rsidRDefault="00C3305A" w:rsidP="00E33DAC">
      <w:pPr>
        <w:pStyle w:val="Kommentartext"/>
        <w:rPr>
          <w:lang w:eastAsia="zh-CN"/>
        </w:rPr>
      </w:pPr>
      <w:r>
        <w:rPr>
          <w:szCs w:val="24"/>
        </w:rPr>
        <w:t>P</w:t>
      </w:r>
      <w:r w:rsidRPr="00C02773">
        <w:rPr>
          <w:szCs w:val="24"/>
        </w:rPr>
        <w:t>reliminary</w:t>
      </w:r>
      <w:r>
        <w:rPr>
          <w:rFonts w:hint="eastAsia"/>
          <w:lang w:eastAsia="zh-CN"/>
        </w:rPr>
        <w:t xml:space="preserve"> -&gt;current;</w:t>
      </w:r>
    </w:p>
    <w:p w:rsidR="00C3305A" w:rsidRDefault="00C3305A" w:rsidP="00E33DAC">
      <w:pPr>
        <w:pStyle w:val="Kommentartext"/>
        <w:rPr>
          <w:lang w:eastAsia="zh-CN"/>
        </w:rPr>
      </w:pPr>
      <w:r>
        <w:rPr>
          <w:rFonts w:hint="eastAsia"/>
          <w:lang w:eastAsia="zh-CN"/>
        </w:rPr>
        <w:t>Obsolete-&gt;</w:t>
      </w:r>
      <w:proofErr w:type="spellStart"/>
      <w:r>
        <w:rPr>
          <w:rFonts w:hint="eastAsia"/>
          <w:lang w:eastAsia="zh-CN"/>
        </w:rPr>
        <w:t>Obselete</w:t>
      </w:r>
      <w:proofErr w:type="spellEnd"/>
      <w:r>
        <w:rPr>
          <w:rFonts w:hint="eastAsia"/>
          <w:lang w:eastAsia="zh-CN"/>
        </w:rPr>
        <w:t>;</w:t>
      </w:r>
    </w:p>
  </w:comment>
  <w:comment w:id="394" w:author="chenqg" w:date="2015-08-27T14:43:00Z" w:initials="cqg">
    <w:p w:rsidR="00C3305A" w:rsidRDefault="00C3305A" w:rsidP="00F22923">
      <w:pPr>
        <w:pStyle w:val="Kommentartext"/>
        <w:rPr>
          <w:lang w:eastAsia="zh-CN"/>
        </w:rPr>
      </w:pPr>
      <w:r>
        <w:rPr>
          <w:rStyle w:val="Kommentarzeichen"/>
        </w:rPr>
        <w:annotationRef/>
      </w:r>
      <w:r>
        <w:rPr>
          <w:lang w:eastAsia="zh-CN"/>
        </w:rPr>
        <w:t>O</w:t>
      </w:r>
      <w:r>
        <w:rPr>
          <w:rFonts w:hint="eastAsia"/>
          <w:lang w:eastAsia="zh-CN"/>
        </w:rPr>
        <w:t xml:space="preserve">ur mapping is also ongoing, so maybe when we complete, YANG1.1 </w:t>
      </w:r>
      <w:r>
        <w:rPr>
          <w:lang w:eastAsia="zh-CN"/>
        </w:rPr>
        <w:t>is approved.</w:t>
      </w:r>
    </w:p>
  </w:comment>
  <w:comment w:id="441" w:author="chenqg" w:date="2015-08-27T14:44:00Z" w:initials="cqg">
    <w:p w:rsidR="00C3305A" w:rsidRDefault="00C3305A" w:rsidP="00F22923">
      <w:pPr>
        <w:pStyle w:val="Kommentartext"/>
        <w:rPr>
          <w:lang w:eastAsia="zh-CN"/>
        </w:rPr>
      </w:pPr>
      <w:r>
        <w:rPr>
          <w:rStyle w:val="Kommentarzeichen"/>
        </w:rPr>
        <w:annotationRef/>
      </w:r>
      <w:r>
        <w:rPr>
          <w:lang w:eastAsia="zh-CN"/>
        </w:rPr>
        <w:t>D</w:t>
      </w:r>
      <w:r>
        <w:rPr>
          <w:rFonts w:hint="eastAsia"/>
          <w:lang w:eastAsia="zh-CN"/>
        </w:rPr>
        <w:t xml:space="preserve">eprecated to use recursive reference. </w:t>
      </w:r>
      <w:r>
        <w:rPr>
          <w:lang w:eastAsia="zh-CN"/>
        </w:rPr>
        <w:t>P</w:t>
      </w:r>
      <w:r>
        <w:rPr>
          <w:rFonts w:hint="eastAsia"/>
          <w:lang w:eastAsia="zh-CN"/>
        </w:rPr>
        <w:t>ropsal to organize like a containment tree, likes it used to be in transport management.</w:t>
      </w:r>
    </w:p>
  </w:comment>
  <w:comment w:id="464" w:author="Bernd" w:date="2015-08-14T12:08:00Z" w:initials="BZ">
    <w:p w:rsidR="00C3305A" w:rsidRDefault="00C3305A">
      <w:pPr>
        <w:pStyle w:val="Kommentartext"/>
      </w:pPr>
      <w:r>
        <w:rPr>
          <w:rStyle w:val="Kommentarzeichen"/>
        </w:rPr>
        <w:annotationRef/>
      </w:r>
      <w:r>
        <w:t>Is this a property that can be defined in YANG?</w:t>
      </w:r>
    </w:p>
    <w:p w:rsidR="00C3305A" w:rsidRDefault="00C3305A">
      <w:pPr>
        <w:pStyle w:val="Kommentartext"/>
      </w:pPr>
      <w:r>
        <w:t>Does it make sense to define this in YANG?</w:t>
      </w:r>
    </w:p>
  </w:comment>
  <w:comment w:id="467" w:author="chenqg" w:date="2015-08-27T14:44:00Z" w:initials="cqg">
    <w:p w:rsidR="00C3305A" w:rsidRDefault="00C3305A" w:rsidP="00F22923">
      <w:pPr>
        <w:pStyle w:val="Kommentartext"/>
        <w:rPr>
          <w:lang w:eastAsia="zh-CN"/>
        </w:rPr>
      </w:pPr>
      <w:r>
        <w:rPr>
          <w:rStyle w:val="Kommentarzeichen"/>
        </w:rPr>
        <w:annotationRef/>
      </w:r>
      <w:proofErr w:type="spellStart"/>
      <w:r>
        <w:rPr>
          <w:lang w:eastAsia="zh-CN"/>
        </w:rPr>
        <w:t>U</w:t>
      </w:r>
      <w:r>
        <w:rPr>
          <w:rFonts w:hint="eastAsia"/>
          <w:lang w:eastAsia="zh-CN"/>
        </w:rPr>
        <w:t>ml</w:t>
      </w:r>
      <w:proofErr w:type="spellEnd"/>
      <w:r>
        <w:rPr>
          <w:rFonts w:hint="eastAsia"/>
          <w:lang w:eastAsia="zh-CN"/>
        </w:rPr>
        <w:t xml:space="preserve"> to YANG is not a 1to1 mapping, so reverse mapping generated by an programme maybe different from origin.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28CD" w:rsidRDefault="003B28CD" w:rsidP="005752F2">
      <w:pPr>
        <w:spacing w:after="0"/>
      </w:pPr>
      <w:r>
        <w:separator/>
      </w:r>
    </w:p>
  </w:endnote>
  <w:endnote w:type="continuationSeparator" w:id="0">
    <w:p w:rsidR="003B28CD" w:rsidRDefault="003B28CD" w:rsidP="005752F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05A" w:rsidRPr="00194CC3" w:rsidRDefault="00C3305A" w:rsidP="005752F2">
    <w:pPr>
      <w:pStyle w:val="Fuzeile"/>
    </w:pPr>
    <w:r w:rsidRPr="00194CC3">
      <w:t xml:space="preserve">Page </w:t>
    </w:r>
    <w:fldSimple w:instr=" PAGE ">
      <w:r w:rsidR="009B6F01">
        <w:rPr>
          <w:noProof/>
        </w:rPr>
        <w:t>7</w:t>
      </w:r>
    </w:fldSimple>
    <w:r w:rsidRPr="00194CC3">
      <w:t xml:space="preserve"> of </w:t>
    </w:r>
    <w:fldSimple w:instr=" NUMPAGES ">
      <w:r w:rsidR="009B6F01">
        <w:rPr>
          <w:noProof/>
        </w:rPr>
        <w:t>37</w:t>
      </w:r>
    </w:fldSimple>
    <w:r w:rsidRPr="00194CC3">
      <w:tab/>
    </w:r>
    <w:r w:rsidRPr="00194CC3">
      <w:tab/>
      <w:t>© Open Networking Foundation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05A" w:rsidRDefault="00C3305A">
    <w:pPr>
      <w:pStyle w:val="Fuzeile"/>
    </w:pPr>
    <w:r>
      <w:rPr>
        <w:rFonts w:hint="eastAsia"/>
        <w:noProof/>
        <w:lang w:val="de-DE" w:eastAsia="de-DE"/>
      </w:rPr>
      <w:drawing>
        <wp:anchor distT="0" distB="0" distL="114300" distR="114300" simplePos="0" relativeHeight="251659264" behindDoc="1" locked="0" layoutInCell="1" allowOverlap="1">
          <wp:simplePos x="0" y="0"/>
          <wp:positionH relativeFrom="page">
            <wp:posOffset>-115570</wp:posOffset>
          </wp:positionH>
          <wp:positionV relativeFrom="page">
            <wp:posOffset>8229600</wp:posOffset>
          </wp:positionV>
          <wp:extent cx="8004048" cy="1825752"/>
          <wp:effectExtent l="0" t="0" r="0" b="3175"/>
          <wp:wrapNone/>
          <wp:docPr id="5" name="Picture 5" descr="SUE Projects:1306 ONF Misc:5-Templates:5-21 MS Word - Spec:links:bottom-shape-c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E Projects:1306 ONF Misc:5-Templates:5-21 MS Word - Spec:links:bottom-shape-cyan.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04048" cy="182575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28CD" w:rsidRDefault="003B28CD" w:rsidP="005752F2">
      <w:pPr>
        <w:spacing w:after="0"/>
      </w:pPr>
      <w:r>
        <w:separator/>
      </w:r>
    </w:p>
  </w:footnote>
  <w:footnote w:type="continuationSeparator" w:id="0">
    <w:p w:rsidR="003B28CD" w:rsidRDefault="003B28CD" w:rsidP="005752F2">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05A" w:rsidRPr="00194CC3" w:rsidRDefault="00C3305A" w:rsidP="005752F2">
    <w:pPr>
      <w:pStyle w:val="Kopfzeile"/>
    </w:pPr>
    <w:r>
      <w:t xml:space="preserve">Mapping </w:t>
    </w:r>
    <w:r w:rsidRPr="003B3770">
      <w:t>Guidelines</w:t>
    </w:r>
    <w:r>
      <w:t xml:space="preserve"> UML </w:t>
    </w:r>
    <w:r>
      <w:sym w:font="Wingdings" w:char="F0E0"/>
    </w:r>
    <w:r>
      <w:t xml:space="preserve"> YANG</w:t>
    </w:r>
    <w:r w:rsidRPr="00194CC3">
      <w:tab/>
    </w:r>
    <w:r w:rsidRPr="00194CC3">
      <w:tab/>
    </w:r>
    <w:r>
      <w:t xml:space="preserve">Draft </w:t>
    </w:r>
    <w:r w:rsidRPr="00194CC3">
      <w:t xml:space="preserve">Version </w:t>
    </w:r>
    <w:r>
      <w:t>0.4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5B0507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9A2744A"/>
    <w:lvl w:ilvl="0">
      <w:start w:val="1"/>
      <w:numFmt w:val="decimal"/>
      <w:lvlText w:val="%1."/>
      <w:lvlJc w:val="left"/>
      <w:pPr>
        <w:tabs>
          <w:tab w:val="num" w:pos="1800"/>
        </w:tabs>
        <w:ind w:left="1800" w:hanging="360"/>
      </w:pPr>
    </w:lvl>
  </w:abstractNum>
  <w:abstractNum w:abstractNumId="2">
    <w:nsid w:val="FFFFFF7D"/>
    <w:multiLevelType w:val="singleLevel"/>
    <w:tmpl w:val="19B6DF72"/>
    <w:lvl w:ilvl="0">
      <w:start w:val="1"/>
      <w:numFmt w:val="decimal"/>
      <w:lvlText w:val="%1."/>
      <w:lvlJc w:val="left"/>
      <w:pPr>
        <w:tabs>
          <w:tab w:val="num" w:pos="1440"/>
        </w:tabs>
        <w:ind w:left="1440" w:hanging="360"/>
      </w:pPr>
    </w:lvl>
  </w:abstractNum>
  <w:abstractNum w:abstractNumId="3">
    <w:nsid w:val="FFFFFF7E"/>
    <w:multiLevelType w:val="singleLevel"/>
    <w:tmpl w:val="777C356E"/>
    <w:lvl w:ilvl="0">
      <w:start w:val="1"/>
      <w:numFmt w:val="decimal"/>
      <w:lvlText w:val="%1."/>
      <w:lvlJc w:val="left"/>
      <w:pPr>
        <w:tabs>
          <w:tab w:val="num" w:pos="1080"/>
        </w:tabs>
        <w:ind w:left="1080" w:hanging="360"/>
      </w:pPr>
    </w:lvl>
  </w:abstractNum>
  <w:abstractNum w:abstractNumId="4">
    <w:nsid w:val="FFFFFF7F"/>
    <w:multiLevelType w:val="singleLevel"/>
    <w:tmpl w:val="62944A14"/>
    <w:lvl w:ilvl="0">
      <w:start w:val="1"/>
      <w:numFmt w:val="decimal"/>
      <w:lvlText w:val="%1."/>
      <w:lvlJc w:val="left"/>
      <w:pPr>
        <w:tabs>
          <w:tab w:val="num" w:pos="720"/>
        </w:tabs>
        <w:ind w:left="720" w:hanging="360"/>
      </w:pPr>
    </w:lvl>
  </w:abstractNum>
  <w:abstractNum w:abstractNumId="5">
    <w:nsid w:val="FFFFFF80"/>
    <w:multiLevelType w:val="singleLevel"/>
    <w:tmpl w:val="914EDE9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0CE656E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58C9AE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636262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9E2EB2F2"/>
    <w:lvl w:ilvl="0">
      <w:start w:val="1"/>
      <w:numFmt w:val="decimal"/>
      <w:lvlText w:val="%1."/>
      <w:lvlJc w:val="left"/>
      <w:pPr>
        <w:tabs>
          <w:tab w:val="num" w:pos="360"/>
        </w:tabs>
        <w:ind w:left="360" w:hanging="360"/>
      </w:pPr>
    </w:lvl>
  </w:abstractNum>
  <w:abstractNum w:abstractNumId="10">
    <w:nsid w:val="FFFFFF89"/>
    <w:multiLevelType w:val="singleLevel"/>
    <w:tmpl w:val="9BFA4124"/>
    <w:lvl w:ilvl="0">
      <w:start w:val="1"/>
      <w:numFmt w:val="bullet"/>
      <w:lvlText w:val=""/>
      <w:lvlJc w:val="left"/>
      <w:pPr>
        <w:tabs>
          <w:tab w:val="num" w:pos="360"/>
        </w:tabs>
        <w:ind w:left="360" w:hanging="360"/>
      </w:pPr>
      <w:rPr>
        <w:rFonts w:ascii="Symbol" w:hAnsi="Symbol" w:hint="default"/>
      </w:rPr>
    </w:lvl>
  </w:abstractNum>
  <w:abstractNum w:abstractNumId="11">
    <w:nsid w:val="017508C5"/>
    <w:multiLevelType w:val="hybridMultilevel"/>
    <w:tmpl w:val="5A5A9A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6BD3052"/>
    <w:multiLevelType w:val="hybridMultilevel"/>
    <w:tmpl w:val="F334CEB4"/>
    <w:lvl w:ilvl="0" w:tplc="444A609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4A24CCC"/>
    <w:multiLevelType w:val="hybridMultilevel"/>
    <w:tmpl w:val="865C14A0"/>
    <w:lvl w:ilvl="0" w:tplc="E1DEA87E">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2526BD7"/>
    <w:multiLevelType w:val="hybridMultilevel"/>
    <w:tmpl w:val="E8940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61C4860"/>
    <w:multiLevelType w:val="hybridMultilevel"/>
    <w:tmpl w:val="958ED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76A2DE3"/>
    <w:multiLevelType w:val="multilevel"/>
    <w:tmpl w:val="E01E6F2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nsid w:val="43210203"/>
    <w:multiLevelType w:val="hybridMultilevel"/>
    <w:tmpl w:val="8D6A8B88"/>
    <w:lvl w:ilvl="0" w:tplc="FBD6F2EA">
      <w:start w:val="1"/>
      <w:numFmt w:val="decimal"/>
      <w:lvlText w:val="%1"/>
      <w:lvlJc w:val="left"/>
      <w:pPr>
        <w:ind w:left="1440" w:hanging="72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nsid w:val="49EE6363"/>
    <w:multiLevelType w:val="hybridMultilevel"/>
    <w:tmpl w:val="100CD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AA31C66"/>
    <w:multiLevelType w:val="hybridMultilevel"/>
    <w:tmpl w:val="7CA2C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F471386"/>
    <w:multiLevelType w:val="hybridMultilevel"/>
    <w:tmpl w:val="412A3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15C76B1"/>
    <w:multiLevelType w:val="hybridMultilevel"/>
    <w:tmpl w:val="6BF062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673540A"/>
    <w:multiLevelType w:val="hybridMultilevel"/>
    <w:tmpl w:val="A510D7A0"/>
    <w:lvl w:ilvl="0" w:tplc="B87CE7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A5712DF"/>
    <w:multiLevelType w:val="hybridMultilevel"/>
    <w:tmpl w:val="56BE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217A3E"/>
    <w:multiLevelType w:val="hybridMultilevel"/>
    <w:tmpl w:val="F9CE1BAC"/>
    <w:lvl w:ilvl="0" w:tplc="ED2A0584">
      <w:numFmt w:val="bullet"/>
      <w:lvlText w:val="-"/>
      <w:lvlJc w:val="left"/>
      <w:pPr>
        <w:ind w:left="1080" w:hanging="72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AF87F68"/>
    <w:multiLevelType w:val="hybridMultilevel"/>
    <w:tmpl w:val="2BC694AC"/>
    <w:lvl w:ilvl="0" w:tplc="ED2A0584">
      <w:numFmt w:val="bullet"/>
      <w:lvlText w:val="-"/>
      <w:lvlJc w:val="left"/>
      <w:pPr>
        <w:ind w:left="1080" w:hanging="720"/>
      </w:pPr>
      <w:rPr>
        <w:rFonts w:ascii="Times New Roman" w:eastAsiaTheme="minorEastAsia"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C0A0FF2"/>
    <w:multiLevelType w:val="hybridMultilevel"/>
    <w:tmpl w:val="C876F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6957AD3"/>
    <w:multiLevelType w:val="hybridMultilevel"/>
    <w:tmpl w:val="9EEA1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17"/>
  </w:num>
  <w:num w:numId="15">
    <w:abstractNumId w:val="17"/>
  </w:num>
  <w:num w:numId="16">
    <w:abstractNumId w:val="17"/>
  </w:num>
  <w:num w:numId="17">
    <w:abstractNumId w:val="27"/>
  </w:num>
  <w:num w:numId="18">
    <w:abstractNumId w:val="13"/>
  </w:num>
  <w:num w:numId="19">
    <w:abstractNumId w:val="25"/>
  </w:num>
  <w:num w:numId="20">
    <w:abstractNumId w:val="26"/>
  </w:num>
  <w:num w:numId="21">
    <w:abstractNumId w:val="18"/>
  </w:num>
  <w:num w:numId="22">
    <w:abstractNumId w:val="11"/>
  </w:num>
  <w:num w:numId="23">
    <w:abstractNumId w:val="16"/>
  </w:num>
  <w:num w:numId="24">
    <w:abstractNumId w:val="28"/>
  </w:num>
  <w:num w:numId="25">
    <w:abstractNumId w:val="21"/>
  </w:num>
  <w:num w:numId="26">
    <w:abstractNumId w:val="22"/>
  </w:num>
  <w:num w:numId="27">
    <w:abstractNumId w:val="20"/>
  </w:num>
  <w:num w:numId="28">
    <w:abstractNumId w:val="19"/>
  </w:num>
  <w:num w:numId="29">
    <w:abstractNumId w:val="23"/>
  </w:num>
  <w:num w:numId="30">
    <w:abstractNumId w:val="15"/>
  </w:num>
  <w:num w:numId="31">
    <w:abstractNumId w:val="14"/>
  </w:num>
  <w:num w:numId="32">
    <w:abstractNumId w:val="17"/>
  </w:num>
  <w:num w:numId="3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1004"/>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72706"/>
  </w:hdrShapeDefaults>
  <w:footnotePr>
    <w:footnote w:id="-1"/>
    <w:footnote w:id="0"/>
  </w:footnotePr>
  <w:endnotePr>
    <w:endnote w:id="-1"/>
    <w:endnote w:id="0"/>
  </w:endnotePr>
  <w:compat>
    <w:useFELayout/>
  </w:compat>
  <w:rsids>
    <w:rsidRoot w:val="00452673"/>
    <w:rsid w:val="000068B2"/>
    <w:rsid w:val="00011EB9"/>
    <w:rsid w:val="000225E2"/>
    <w:rsid w:val="00025324"/>
    <w:rsid w:val="00033433"/>
    <w:rsid w:val="00034E2B"/>
    <w:rsid w:val="00037B2B"/>
    <w:rsid w:val="00041849"/>
    <w:rsid w:val="0004569E"/>
    <w:rsid w:val="00052B4A"/>
    <w:rsid w:val="00054C22"/>
    <w:rsid w:val="000642E6"/>
    <w:rsid w:val="00065FB9"/>
    <w:rsid w:val="000706C5"/>
    <w:rsid w:val="00082A53"/>
    <w:rsid w:val="0008392F"/>
    <w:rsid w:val="000858F3"/>
    <w:rsid w:val="00086B55"/>
    <w:rsid w:val="00092934"/>
    <w:rsid w:val="000A7AD9"/>
    <w:rsid w:val="000B2580"/>
    <w:rsid w:val="000B3E73"/>
    <w:rsid w:val="000B539C"/>
    <w:rsid w:val="000B5854"/>
    <w:rsid w:val="000B5F3F"/>
    <w:rsid w:val="000B7C45"/>
    <w:rsid w:val="000C3DDE"/>
    <w:rsid w:val="000C4B70"/>
    <w:rsid w:val="000C7C5E"/>
    <w:rsid w:val="000E12DC"/>
    <w:rsid w:val="000E16EE"/>
    <w:rsid w:val="000E2121"/>
    <w:rsid w:val="000E4BCF"/>
    <w:rsid w:val="000F62B1"/>
    <w:rsid w:val="001010F7"/>
    <w:rsid w:val="0010115C"/>
    <w:rsid w:val="0010137C"/>
    <w:rsid w:val="00120BF6"/>
    <w:rsid w:val="00125F85"/>
    <w:rsid w:val="00127393"/>
    <w:rsid w:val="001278FB"/>
    <w:rsid w:val="001341A4"/>
    <w:rsid w:val="00137AFA"/>
    <w:rsid w:val="00141475"/>
    <w:rsid w:val="00143ED1"/>
    <w:rsid w:val="00144FCA"/>
    <w:rsid w:val="00147673"/>
    <w:rsid w:val="001508C8"/>
    <w:rsid w:val="00150EF7"/>
    <w:rsid w:val="00151E2E"/>
    <w:rsid w:val="00173B15"/>
    <w:rsid w:val="001831DE"/>
    <w:rsid w:val="001913BE"/>
    <w:rsid w:val="0019746A"/>
    <w:rsid w:val="001A2D16"/>
    <w:rsid w:val="001A7A6E"/>
    <w:rsid w:val="001C1C24"/>
    <w:rsid w:val="001D0D79"/>
    <w:rsid w:val="001D694E"/>
    <w:rsid w:val="001F5658"/>
    <w:rsid w:val="001F7268"/>
    <w:rsid w:val="001F7EB3"/>
    <w:rsid w:val="00205108"/>
    <w:rsid w:val="002053B8"/>
    <w:rsid w:val="00205C12"/>
    <w:rsid w:val="00213D3B"/>
    <w:rsid w:val="002151E3"/>
    <w:rsid w:val="00224E69"/>
    <w:rsid w:val="002256E9"/>
    <w:rsid w:val="00231E28"/>
    <w:rsid w:val="0024003A"/>
    <w:rsid w:val="0024027F"/>
    <w:rsid w:val="00240671"/>
    <w:rsid w:val="0027549C"/>
    <w:rsid w:val="002827A8"/>
    <w:rsid w:val="00282876"/>
    <w:rsid w:val="00283801"/>
    <w:rsid w:val="00284161"/>
    <w:rsid w:val="00284E3E"/>
    <w:rsid w:val="00285036"/>
    <w:rsid w:val="00291976"/>
    <w:rsid w:val="0029261C"/>
    <w:rsid w:val="00293C76"/>
    <w:rsid w:val="002A13C5"/>
    <w:rsid w:val="002B421E"/>
    <w:rsid w:val="002B4ABD"/>
    <w:rsid w:val="002B59CA"/>
    <w:rsid w:val="002B6FC9"/>
    <w:rsid w:val="002B7DFC"/>
    <w:rsid w:val="002C1401"/>
    <w:rsid w:val="002C1987"/>
    <w:rsid w:val="002C4C57"/>
    <w:rsid w:val="002C4DDA"/>
    <w:rsid w:val="002D591D"/>
    <w:rsid w:val="002D7103"/>
    <w:rsid w:val="002E0D4E"/>
    <w:rsid w:val="002E689C"/>
    <w:rsid w:val="002F3A4C"/>
    <w:rsid w:val="002F7664"/>
    <w:rsid w:val="00305DFC"/>
    <w:rsid w:val="00311CC6"/>
    <w:rsid w:val="0031740C"/>
    <w:rsid w:val="003205BB"/>
    <w:rsid w:val="003261E8"/>
    <w:rsid w:val="00345CB8"/>
    <w:rsid w:val="003460EE"/>
    <w:rsid w:val="00355435"/>
    <w:rsid w:val="003555F4"/>
    <w:rsid w:val="00356945"/>
    <w:rsid w:val="0036266C"/>
    <w:rsid w:val="00393BEF"/>
    <w:rsid w:val="003A36A9"/>
    <w:rsid w:val="003A6575"/>
    <w:rsid w:val="003B0E2F"/>
    <w:rsid w:val="003B13DA"/>
    <w:rsid w:val="003B28CD"/>
    <w:rsid w:val="003B3770"/>
    <w:rsid w:val="003B42C5"/>
    <w:rsid w:val="003C0D85"/>
    <w:rsid w:val="003C1A40"/>
    <w:rsid w:val="003C5CA8"/>
    <w:rsid w:val="003C5F2E"/>
    <w:rsid w:val="003C608D"/>
    <w:rsid w:val="003D32C2"/>
    <w:rsid w:val="003D39A3"/>
    <w:rsid w:val="003D5097"/>
    <w:rsid w:val="003F2491"/>
    <w:rsid w:val="003F6D45"/>
    <w:rsid w:val="0040047B"/>
    <w:rsid w:val="00412947"/>
    <w:rsid w:val="0041671E"/>
    <w:rsid w:val="00420E00"/>
    <w:rsid w:val="00422938"/>
    <w:rsid w:val="004248C1"/>
    <w:rsid w:val="004325B7"/>
    <w:rsid w:val="0044072F"/>
    <w:rsid w:val="00443935"/>
    <w:rsid w:val="00452673"/>
    <w:rsid w:val="004543CF"/>
    <w:rsid w:val="00462CA4"/>
    <w:rsid w:val="0046308B"/>
    <w:rsid w:val="00466FE3"/>
    <w:rsid w:val="00477864"/>
    <w:rsid w:val="00485C88"/>
    <w:rsid w:val="0048702A"/>
    <w:rsid w:val="004900DD"/>
    <w:rsid w:val="004919D2"/>
    <w:rsid w:val="00497F16"/>
    <w:rsid w:val="004A1804"/>
    <w:rsid w:val="004A218B"/>
    <w:rsid w:val="004A26B0"/>
    <w:rsid w:val="004A4095"/>
    <w:rsid w:val="004B5B81"/>
    <w:rsid w:val="004B76FF"/>
    <w:rsid w:val="004B7996"/>
    <w:rsid w:val="004C1B99"/>
    <w:rsid w:val="004C4C8A"/>
    <w:rsid w:val="004C7CA7"/>
    <w:rsid w:val="004D5771"/>
    <w:rsid w:val="004E724C"/>
    <w:rsid w:val="004E75D2"/>
    <w:rsid w:val="004F0768"/>
    <w:rsid w:val="004F3842"/>
    <w:rsid w:val="004F44AE"/>
    <w:rsid w:val="004F5B34"/>
    <w:rsid w:val="004F6DF6"/>
    <w:rsid w:val="00502471"/>
    <w:rsid w:val="00515CA8"/>
    <w:rsid w:val="00533675"/>
    <w:rsid w:val="00533EDD"/>
    <w:rsid w:val="00535C68"/>
    <w:rsid w:val="00536A68"/>
    <w:rsid w:val="005468A8"/>
    <w:rsid w:val="00547571"/>
    <w:rsid w:val="00547F09"/>
    <w:rsid w:val="00552559"/>
    <w:rsid w:val="005538A4"/>
    <w:rsid w:val="00555A3C"/>
    <w:rsid w:val="00567E3D"/>
    <w:rsid w:val="005752F2"/>
    <w:rsid w:val="005846A8"/>
    <w:rsid w:val="005870A1"/>
    <w:rsid w:val="00593C96"/>
    <w:rsid w:val="005A5E5C"/>
    <w:rsid w:val="005A5FEF"/>
    <w:rsid w:val="005B1F40"/>
    <w:rsid w:val="005B2860"/>
    <w:rsid w:val="005B5D07"/>
    <w:rsid w:val="005C0B26"/>
    <w:rsid w:val="005C34C6"/>
    <w:rsid w:val="005D019E"/>
    <w:rsid w:val="005D0CDB"/>
    <w:rsid w:val="005D26D5"/>
    <w:rsid w:val="005E38D2"/>
    <w:rsid w:val="005E4B4D"/>
    <w:rsid w:val="005E55D5"/>
    <w:rsid w:val="006036AA"/>
    <w:rsid w:val="0060788A"/>
    <w:rsid w:val="006114F6"/>
    <w:rsid w:val="006137D1"/>
    <w:rsid w:val="006168BF"/>
    <w:rsid w:val="00616E64"/>
    <w:rsid w:val="00617047"/>
    <w:rsid w:val="006248C6"/>
    <w:rsid w:val="006336E7"/>
    <w:rsid w:val="006365BE"/>
    <w:rsid w:val="00646487"/>
    <w:rsid w:val="006515CA"/>
    <w:rsid w:val="006532A3"/>
    <w:rsid w:val="00660AA6"/>
    <w:rsid w:val="006632BA"/>
    <w:rsid w:val="006645BA"/>
    <w:rsid w:val="00666EEF"/>
    <w:rsid w:val="00670A3F"/>
    <w:rsid w:val="0067774A"/>
    <w:rsid w:val="006838B3"/>
    <w:rsid w:val="006A5EA5"/>
    <w:rsid w:val="006A6976"/>
    <w:rsid w:val="006A78F1"/>
    <w:rsid w:val="006B112B"/>
    <w:rsid w:val="006C1ECA"/>
    <w:rsid w:val="006C3197"/>
    <w:rsid w:val="006D2108"/>
    <w:rsid w:val="006D68DA"/>
    <w:rsid w:val="006D7226"/>
    <w:rsid w:val="006D793F"/>
    <w:rsid w:val="006F4AD5"/>
    <w:rsid w:val="006F6285"/>
    <w:rsid w:val="006F6736"/>
    <w:rsid w:val="006F727C"/>
    <w:rsid w:val="007041BA"/>
    <w:rsid w:val="00704638"/>
    <w:rsid w:val="007047AC"/>
    <w:rsid w:val="0071613D"/>
    <w:rsid w:val="007162B0"/>
    <w:rsid w:val="0072097B"/>
    <w:rsid w:val="00731444"/>
    <w:rsid w:val="00733E92"/>
    <w:rsid w:val="00734A9A"/>
    <w:rsid w:val="00734BB1"/>
    <w:rsid w:val="007357DD"/>
    <w:rsid w:val="00735864"/>
    <w:rsid w:val="00740E8E"/>
    <w:rsid w:val="007430F6"/>
    <w:rsid w:val="007452A6"/>
    <w:rsid w:val="00745A31"/>
    <w:rsid w:val="007477D8"/>
    <w:rsid w:val="0075105C"/>
    <w:rsid w:val="007520CF"/>
    <w:rsid w:val="00753026"/>
    <w:rsid w:val="00753F2C"/>
    <w:rsid w:val="00754E57"/>
    <w:rsid w:val="00756404"/>
    <w:rsid w:val="007703D6"/>
    <w:rsid w:val="007719A9"/>
    <w:rsid w:val="007741E2"/>
    <w:rsid w:val="007761A8"/>
    <w:rsid w:val="00777EF5"/>
    <w:rsid w:val="00782A5C"/>
    <w:rsid w:val="00783443"/>
    <w:rsid w:val="00786050"/>
    <w:rsid w:val="007974A6"/>
    <w:rsid w:val="00797AE8"/>
    <w:rsid w:val="007A0F2E"/>
    <w:rsid w:val="007A2D0D"/>
    <w:rsid w:val="007B73DF"/>
    <w:rsid w:val="007C3CBC"/>
    <w:rsid w:val="007C6BD6"/>
    <w:rsid w:val="007C6DC3"/>
    <w:rsid w:val="007E69E8"/>
    <w:rsid w:val="007F476D"/>
    <w:rsid w:val="00801569"/>
    <w:rsid w:val="008136FF"/>
    <w:rsid w:val="0082609E"/>
    <w:rsid w:val="00834E43"/>
    <w:rsid w:val="008364E7"/>
    <w:rsid w:val="00837DCA"/>
    <w:rsid w:val="00854D0C"/>
    <w:rsid w:val="00867AD0"/>
    <w:rsid w:val="00874A4A"/>
    <w:rsid w:val="00882B10"/>
    <w:rsid w:val="008858F5"/>
    <w:rsid w:val="00886420"/>
    <w:rsid w:val="008868F7"/>
    <w:rsid w:val="008961DC"/>
    <w:rsid w:val="008B1E7F"/>
    <w:rsid w:val="008B3C26"/>
    <w:rsid w:val="008B788A"/>
    <w:rsid w:val="008F4295"/>
    <w:rsid w:val="008F588B"/>
    <w:rsid w:val="009012BB"/>
    <w:rsid w:val="00901BD8"/>
    <w:rsid w:val="009041C9"/>
    <w:rsid w:val="00911BD5"/>
    <w:rsid w:val="00912BEF"/>
    <w:rsid w:val="00923DA2"/>
    <w:rsid w:val="009324C2"/>
    <w:rsid w:val="00937BF1"/>
    <w:rsid w:val="00944679"/>
    <w:rsid w:val="00946A57"/>
    <w:rsid w:val="00953FDE"/>
    <w:rsid w:val="00956FDD"/>
    <w:rsid w:val="00960C25"/>
    <w:rsid w:val="00974033"/>
    <w:rsid w:val="00974AA9"/>
    <w:rsid w:val="0097699B"/>
    <w:rsid w:val="00984456"/>
    <w:rsid w:val="00986FE9"/>
    <w:rsid w:val="00991E0E"/>
    <w:rsid w:val="00993755"/>
    <w:rsid w:val="00995091"/>
    <w:rsid w:val="009A0BCD"/>
    <w:rsid w:val="009A3E8A"/>
    <w:rsid w:val="009A4682"/>
    <w:rsid w:val="009A5351"/>
    <w:rsid w:val="009B23E6"/>
    <w:rsid w:val="009B41EE"/>
    <w:rsid w:val="009B6F01"/>
    <w:rsid w:val="009B7E60"/>
    <w:rsid w:val="009C0E9D"/>
    <w:rsid w:val="009C60F0"/>
    <w:rsid w:val="009D0C74"/>
    <w:rsid w:val="009D1DEA"/>
    <w:rsid w:val="009D4D03"/>
    <w:rsid w:val="009D5473"/>
    <w:rsid w:val="009D680C"/>
    <w:rsid w:val="009E13F9"/>
    <w:rsid w:val="009E3EE0"/>
    <w:rsid w:val="009E5061"/>
    <w:rsid w:val="009E63CA"/>
    <w:rsid w:val="00A020B5"/>
    <w:rsid w:val="00A0446F"/>
    <w:rsid w:val="00A07E60"/>
    <w:rsid w:val="00A1280B"/>
    <w:rsid w:val="00A12D5F"/>
    <w:rsid w:val="00A1383C"/>
    <w:rsid w:val="00A16CEC"/>
    <w:rsid w:val="00A20989"/>
    <w:rsid w:val="00A40000"/>
    <w:rsid w:val="00A45C24"/>
    <w:rsid w:val="00A45F1F"/>
    <w:rsid w:val="00A47F4D"/>
    <w:rsid w:val="00A51AAA"/>
    <w:rsid w:val="00A60941"/>
    <w:rsid w:val="00A63576"/>
    <w:rsid w:val="00A652F6"/>
    <w:rsid w:val="00A669DA"/>
    <w:rsid w:val="00A7542F"/>
    <w:rsid w:val="00A8102F"/>
    <w:rsid w:val="00A84E1C"/>
    <w:rsid w:val="00A8712D"/>
    <w:rsid w:val="00A91B84"/>
    <w:rsid w:val="00A95B17"/>
    <w:rsid w:val="00AA62EA"/>
    <w:rsid w:val="00AA7DC7"/>
    <w:rsid w:val="00AB5D5E"/>
    <w:rsid w:val="00AC03C5"/>
    <w:rsid w:val="00AC04DC"/>
    <w:rsid w:val="00AC0DF9"/>
    <w:rsid w:val="00AD0A61"/>
    <w:rsid w:val="00AD1B99"/>
    <w:rsid w:val="00AD5F44"/>
    <w:rsid w:val="00AD78CF"/>
    <w:rsid w:val="00AE0A41"/>
    <w:rsid w:val="00AE0AE4"/>
    <w:rsid w:val="00AE504F"/>
    <w:rsid w:val="00B02B7E"/>
    <w:rsid w:val="00B10E3F"/>
    <w:rsid w:val="00B1690F"/>
    <w:rsid w:val="00B32E98"/>
    <w:rsid w:val="00B342D6"/>
    <w:rsid w:val="00B36613"/>
    <w:rsid w:val="00B36656"/>
    <w:rsid w:val="00B44F42"/>
    <w:rsid w:val="00B50A80"/>
    <w:rsid w:val="00B51A95"/>
    <w:rsid w:val="00B56AEE"/>
    <w:rsid w:val="00B664A0"/>
    <w:rsid w:val="00B71805"/>
    <w:rsid w:val="00B76B13"/>
    <w:rsid w:val="00B83A27"/>
    <w:rsid w:val="00B9272A"/>
    <w:rsid w:val="00B9286F"/>
    <w:rsid w:val="00BA2FB0"/>
    <w:rsid w:val="00BB0311"/>
    <w:rsid w:val="00BB11A0"/>
    <w:rsid w:val="00BB77BD"/>
    <w:rsid w:val="00BB7FA1"/>
    <w:rsid w:val="00BC04D5"/>
    <w:rsid w:val="00BC35DF"/>
    <w:rsid w:val="00BC7ADB"/>
    <w:rsid w:val="00BE63D3"/>
    <w:rsid w:val="00BE6E07"/>
    <w:rsid w:val="00BF0B7F"/>
    <w:rsid w:val="00BF1996"/>
    <w:rsid w:val="00BF2002"/>
    <w:rsid w:val="00C02773"/>
    <w:rsid w:val="00C03350"/>
    <w:rsid w:val="00C0773F"/>
    <w:rsid w:val="00C1036A"/>
    <w:rsid w:val="00C1369C"/>
    <w:rsid w:val="00C220DE"/>
    <w:rsid w:val="00C22534"/>
    <w:rsid w:val="00C2455A"/>
    <w:rsid w:val="00C245DA"/>
    <w:rsid w:val="00C25EDF"/>
    <w:rsid w:val="00C2707F"/>
    <w:rsid w:val="00C27849"/>
    <w:rsid w:val="00C3305A"/>
    <w:rsid w:val="00C404B6"/>
    <w:rsid w:val="00C52241"/>
    <w:rsid w:val="00C54BEE"/>
    <w:rsid w:val="00C56B7A"/>
    <w:rsid w:val="00C57213"/>
    <w:rsid w:val="00C613D2"/>
    <w:rsid w:val="00C66221"/>
    <w:rsid w:val="00C7394D"/>
    <w:rsid w:val="00C8488E"/>
    <w:rsid w:val="00C90499"/>
    <w:rsid w:val="00C922F3"/>
    <w:rsid w:val="00CA2042"/>
    <w:rsid w:val="00CA2A78"/>
    <w:rsid w:val="00CA707F"/>
    <w:rsid w:val="00CC27F9"/>
    <w:rsid w:val="00CD70A0"/>
    <w:rsid w:val="00CE0375"/>
    <w:rsid w:val="00CF61D4"/>
    <w:rsid w:val="00D00702"/>
    <w:rsid w:val="00D01459"/>
    <w:rsid w:val="00D03DF5"/>
    <w:rsid w:val="00D14FD1"/>
    <w:rsid w:val="00D157A5"/>
    <w:rsid w:val="00D1741B"/>
    <w:rsid w:val="00D20B87"/>
    <w:rsid w:val="00D2184C"/>
    <w:rsid w:val="00D22183"/>
    <w:rsid w:val="00D2355F"/>
    <w:rsid w:val="00D24EF1"/>
    <w:rsid w:val="00D2624C"/>
    <w:rsid w:val="00D30775"/>
    <w:rsid w:val="00D35380"/>
    <w:rsid w:val="00D359B7"/>
    <w:rsid w:val="00D3718D"/>
    <w:rsid w:val="00D40C66"/>
    <w:rsid w:val="00D42017"/>
    <w:rsid w:val="00D51EF8"/>
    <w:rsid w:val="00D56415"/>
    <w:rsid w:val="00D63491"/>
    <w:rsid w:val="00D6451E"/>
    <w:rsid w:val="00D67A34"/>
    <w:rsid w:val="00D70108"/>
    <w:rsid w:val="00D735CF"/>
    <w:rsid w:val="00D74692"/>
    <w:rsid w:val="00D762A8"/>
    <w:rsid w:val="00D774B3"/>
    <w:rsid w:val="00D779C1"/>
    <w:rsid w:val="00D779ED"/>
    <w:rsid w:val="00D77AAC"/>
    <w:rsid w:val="00D85707"/>
    <w:rsid w:val="00D948E4"/>
    <w:rsid w:val="00D9513F"/>
    <w:rsid w:val="00DA4DBC"/>
    <w:rsid w:val="00DA4EB8"/>
    <w:rsid w:val="00DA6923"/>
    <w:rsid w:val="00DB3110"/>
    <w:rsid w:val="00DB71B7"/>
    <w:rsid w:val="00DC0B6F"/>
    <w:rsid w:val="00DC2FF7"/>
    <w:rsid w:val="00DE35C9"/>
    <w:rsid w:val="00DF1F86"/>
    <w:rsid w:val="00DF3AE0"/>
    <w:rsid w:val="00DF4474"/>
    <w:rsid w:val="00E04F11"/>
    <w:rsid w:val="00E071D4"/>
    <w:rsid w:val="00E11A53"/>
    <w:rsid w:val="00E135F7"/>
    <w:rsid w:val="00E14DAF"/>
    <w:rsid w:val="00E17E3C"/>
    <w:rsid w:val="00E24904"/>
    <w:rsid w:val="00E33DAC"/>
    <w:rsid w:val="00E35825"/>
    <w:rsid w:val="00E412D1"/>
    <w:rsid w:val="00E45118"/>
    <w:rsid w:val="00E468C6"/>
    <w:rsid w:val="00E563A8"/>
    <w:rsid w:val="00E57A57"/>
    <w:rsid w:val="00E62B2E"/>
    <w:rsid w:val="00E70D94"/>
    <w:rsid w:val="00E71666"/>
    <w:rsid w:val="00E716D5"/>
    <w:rsid w:val="00E81460"/>
    <w:rsid w:val="00E8412C"/>
    <w:rsid w:val="00E96A13"/>
    <w:rsid w:val="00EA5CC2"/>
    <w:rsid w:val="00EB07D1"/>
    <w:rsid w:val="00EB12FD"/>
    <w:rsid w:val="00EB3EA4"/>
    <w:rsid w:val="00EC1B3B"/>
    <w:rsid w:val="00EC20F3"/>
    <w:rsid w:val="00EC3299"/>
    <w:rsid w:val="00EC648D"/>
    <w:rsid w:val="00ED13DC"/>
    <w:rsid w:val="00ED7E79"/>
    <w:rsid w:val="00EE7112"/>
    <w:rsid w:val="00EF4A07"/>
    <w:rsid w:val="00EF6D34"/>
    <w:rsid w:val="00F05DB3"/>
    <w:rsid w:val="00F13510"/>
    <w:rsid w:val="00F2213D"/>
    <w:rsid w:val="00F22923"/>
    <w:rsid w:val="00F377A6"/>
    <w:rsid w:val="00F447E0"/>
    <w:rsid w:val="00F517BF"/>
    <w:rsid w:val="00F52C4C"/>
    <w:rsid w:val="00F55527"/>
    <w:rsid w:val="00F6736B"/>
    <w:rsid w:val="00F70C2E"/>
    <w:rsid w:val="00F73203"/>
    <w:rsid w:val="00F746DF"/>
    <w:rsid w:val="00F766CE"/>
    <w:rsid w:val="00F76E07"/>
    <w:rsid w:val="00F8097A"/>
    <w:rsid w:val="00F82327"/>
    <w:rsid w:val="00F942DB"/>
    <w:rsid w:val="00F97D77"/>
    <w:rsid w:val="00FA7FD3"/>
    <w:rsid w:val="00FB6E79"/>
    <w:rsid w:val="00FC3F33"/>
    <w:rsid w:val="00FC739B"/>
    <w:rsid w:val="00FE0B4F"/>
    <w:rsid w:val="00FE6FFF"/>
    <w:rsid w:val="00FF0A35"/>
    <w:rsid w:val="00FF2803"/>
    <w:rsid w:val="00FF7560"/>
  </w:rsids>
  <m:mathPr>
    <m:mathFont m:val="Cambria Math"/>
    <m:brkBin m:val="before"/>
    <m:brkBinSub m:val="--"/>
    <m:smallFrac/>
    <m:dispDe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270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macro"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Plain Text"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162B0"/>
    <w:pPr>
      <w:spacing w:after="160"/>
    </w:pPr>
    <w:rPr>
      <w:rFonts w:ascii="Times New Roman" w:hAnsi="Times New Roman"/>
      <w:color w:val="141313" w:themeColor="text1"/>
      <w:sz w:val="24"/>
      <w:szCs w:val="18"/>
    </w:rPr>
  </w:style>
  <w:style w:type="paragraph" w:styleId="berschrift1">
    <w:name w:val="heading 1"/>
    <w:next w:val="Standard"/>
    <w:link w:val="berschrift1Zchn"/>
    <w:uiPriority w:val="9"/>
    <w:qFormat/>
    <w:rsid w:val="00C518C9"/>
    <w:pPr>
      <w:keepNext/>
      <w:keepLines/>
      <w:numPr>
        <w:numId w:val="14"/>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berschrift2">
    <w:name w:val="heading 2"/>
    <w:next w:val="Standard"/>
    <w:link w:val="berschrift2Zchn"/>
    <w:uiPriority w:val="9"/>
    <w:unhideWhenUsed/>
    <w:qFormat/>
    <w:rsid w:val="009A7F5A"/>
    <w:pPr>
      <w:keepNext/>
      <w:keepLines/>
      <w:numPr>
        <w:ilvl w:val="1"/>
        <w:numId w:val="14"/>
      </w:numPr>
      <w:spacing w:before="360" w:after="120"/>
      <w:outlineLvl w:val="1"/>
    </w:pPr>
    <w:rPr>
      <w:rFonts w:asciiTheme="majorHAnsi" w:eastAsiaTheme="majorEastAsia" w:hAnsiTheme="majorHAnsi" w:cstheme="majorBidi"/>
      <w:b/>
      <w:bCs/>
      <w:color w:val="141313" w:themeColor="text1"/>
      <w:sz w:val="24"/>
      <w:szCs w:val="24"/>
    </w:rPr>
  </w:style>
  <w:style w:type="paragraph" w:styleId="berschrift3">
    <w:name w:val="heading 3"/>
    <w:next w:val="Standard"/>
    <w:link w:val="berschrift3Zchn"/>
    <w:uiPriority w:val="9"/>
    <w:unhideWhenUsed/>
    <w:qFormat/>
    <w:rsid w:val="00686F18"/>
    <w:pPr>
      <w:keepNext/>
      <w:keepLines/>
      <w:numPr>
        <w:ilvl w:val="2"/>
        <w:numId w:val="14"/>
      </w:numPr>
      <w:spacing w:before="280" w:after="120"/>
      <w:outlineLvl w:val="2"/>
    </w:pPr>
    <w:rPr>
      <w:rFonts w:asciiTheme="majorHAnsi" w:eastAsiaTheme="majorEastAsia" w:hAnsiTheme="majorHAnsi" w:cstheme="majorBidi"/>
      <w:b/>
      <w:bCs/>
      <w:color w:val="141313" w:themeColor="text1"/>
    </w:rPr>
  </w:style>
  <w:style w:type="paragraph" w:styleId="berschrift4">
    <w:name w:val="heading 4"/>
    <w:basedOn w:val="Standard"/>
    <w:next w:val="Standard"/>
    <w:link w:val="berschrift4Zchn"/>
    <w:uiPriority w:val="9"/>
    <w:semiHidden/>
    <w:unhideWhenUsed/>
    <w:qFormat/>
    <w:rsid w:val="008C2E07"/>
    <w:pPr>
      <w:keepNext/>
      <w:keepLines/>
      <w:numPr>
        <w:ilvl w:val="3"/>
        <w:numId w:val="14"/>
      </w:numPr>
      <w:spacing w:before="200" w:after="0"/>
      <w:outlineLvl w:val="3"/>
    </w:pPr>
    <w:rPr>
      <w:rFonts w:asciiTheme="majorHAnsi" w:eastAsiaTheme="majorEastAsia" w:hAnsiTheme="majorHAnsi" w:cstheme="majorBidi"/>
      <w:b/>
      <w:bCs/>
      <w:i/>
      <w:iCs/>
      <w:color w:val="00A0B6" w:themeColor="accent1"/>
    </w:rPr>
  </w:style>
  <w:style w:type="paragraph" w:styleId="berschrift5">
    <w:name w:val="heading 5"/>
    <w:basedOn w:val="Standard"/>
    <w:next w:val="Standard"/>
    <w:link w:val="berschrift5Zchn"/>
    <w:uiPriority w:val="9"/>
    <w:semiHidden/>
    <w:unhideWhenUsed/>
    <w:qFormat/>
    <w:rsid w:val="008C2E07"/>
    <w:pPr>
      <w:keepNext/>
      <w:keepLines/>
      <w:numPr>
        <w:ilvl w:val="4"/>
        <w:numId w:val="14"/>
      </w:numPr>
      <w:spacing w:before="200" w:after="0"/>
      <w:outlineLvl w:val="4"/>
    </w:pPr>
    <w:rPr>
      <w:rFonts w:asciiTheme="majorHAnsi" w:eastAsiaTheme="majorEastAsia" w:hAnsiTheme="majorHAnsi" w:cstheme="majorBidi"/>
      <w:color w:val="004F5A" w:themeColor="accent1" w:themeShade="7F"/>
    </w:rPr>
  </w:style>
  <w:style w:type="paragraph" w:styleId="berschrift6">
    <w:name w:val="heading 6"/>
    <w:basedOn w:val="Standard"/>
    <w:next w:val="Standard"/>
    <w:link w:val="berschrift6Zchn"/>
    <w:uiPriority w:val="9"/>
    <w:semiHidden/>
    <w:unhideWhenUsed/>
    <w:qFormat/>
    <w:rsid w:val="008C2E07"/>
    <w:pPr>
      <w:keepNext/>
      <w:keepLines/>
      <w:numPr>
        <w:ilvl w:val="5"/>
        <w:numId w:val="14"/>
      </w:numPr>
      <w:spacing w:before="200" w:after="0"/>
      <w:outlineLvl w:val="5"/>
    </w:pPr>
    <w:rPr>
      <w:rFonts w:asciiTheme="majorHAnsi" w:eastAsiaTheme="majorEastAsia" w:hAnsiTheme="majorHAnsi" w:cstheme="majorBidi"/>
      <w:i/>
      <w:iCs/>
      <w:color w:val="004F5A" w:themeColor="accent1" w:themeShade="7F"/>
    </w:rPr>
  </w:style>
  <w:style w:type="paragraph" w:styleId="berschrift7">
    <w:name w:val="heading 7"/>
    <w:basedOn w:val="Standard"/>
    <w:next w:val="Standard"/>
    <w:link w:val="berschrift7Zchn"/>
    <w:uiPriority w:val="9"/>
    <w:semiHidden/>
    <w:unhideWhenUsed/>
    <w:qFormat/>
    <w:rsid w:val="008C2E07"/>
    <w:pPr>
      <w:keepNext/>
      <w:keepLines/>
      <w:numPr>
        <w:ilvl w:val="6"/>
        <w:numId w:val="14"/>
      </w:numPr>
      <w:spacing w:before="200" w:after="0"/>
      <w:outlineLvl w:val="6"/>
    </w:pPr>
    <w:rPr>
      <w:rFonts w:asciiTheme="majorHAnsi" w:eastAsiaTheme="majorEastAsia" w:hAnsiTheme="majorHAnsi" w:cstheme="majorBidi"/>
      <w:i/>
      <w:iCs/>
      <w:color w:val="504C4C" w:themeColor="text1" w:themeTint="BF"/>
    </w:rPr>
  </w:style>
  <w:style w:type="paragraph" w:styleId="berschrift8">
    <w:name w:val="heading 8"/>
    <w:basedOn w:val="Standard"/>
    <w:next w:val="Standard"/>
    <w:link w:val="berschrift8Zchn"/>
    <w:uiPriority w:val="9"/>
    <w:semiHidden/>
    <w:unhideWhenUsed/>
    <w:qFormat/>
    <w:rsid w:val="008C2E07"/>
    <w:pPr>
      <w:keepNext/>
      <w:keepLines/>
      <w:numPr>
        <w:ilvl w:val="7"/>
        <w:numId w:val="14"/>
      </w:numPr>
      <w:spacing w:before="200" w:after="0"/>
      <w:outlineLvl w:val="7"/>
    </w:pPr>
    <w:rPr>
      <w:rFonts w:asciiTheme="majorHAnsi" w:eastAsiaTheme="majorEastAsia" w:hAnsiTheme="majorHAnsi" w:cstheme="majorBidi"/>
      <w:color w:val="504C4C" w:themeColor="text1" w:themeTint="BF"/>
      <w:sz w:val="20"/>
      <w:szCs w:val="20"/>
    </w:rPr>
  </w:style>
  <w:style w:type="paragraph" w:styleId="berschrift9">
    <w:name w:val="heading 9"/>
    <w:basedOn w:val="Standard"/>
    <w:next w:val="Standard"/>
    <w:link w:val="berschrift9Zchn"/>
    <w:uiPriority w:val="9"/>
    <w:semiHidden/>
    <w:unhideWhenUsed/>
    <w:qFormat/>
    <w:rsid w:val="008C2E07"/>
    <w:pPr>
      <w:keepNext/>
      <w:keepLines/>
      <w:numPr>
        <w:ilvl w:val="8"/>
        <w:numId w:val="14"/>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477864"/>
    <w:pPr>
      <w:spacing w:after="0"/>
    </w:pPr>
    <w:rPr>
      <w:rFonts w:ascii="Lucida Grande" w:hAnsi="Lucida Grande" w:cs="Lucida Grande"/>
      <w:sz w:val="18"/>
    </w:rPr>
  </w:style>
  <w:style w:type="character" w:customStyle="1" w:styleId="BalloonTextChar">
    <w:name w:val="Balloon Text Char"/>
    <w:basedOn w:val="Absatz-Standardschriftart"/>
    <w:uiPriority w:val="99"/>
    <w:semiHidden/>
    <w:rsid w:val="005A45B8"/>
    <w:rPr>
      <w:rFonts w:ascii="Lucida Grande" w:hAnsi="Lucida Grande" w:cs="Lucida Grande"/>
      <w:sz w:val="18"/>
      <w:szCs w:val="18"/>
    </w:rPr>
  </w:style>
  <w:style w:type="character" w:customStyle="1" w:styleId="berschrift1Zchn">
    <w:name w:val="Überschrift 1 Zchn"/>
    <w:basedOn w:val="Absatz-Standardschriftart"/>
    <w:link w:val="berschrift1"/>
    <w:uiPriority w:val="9"/>
    <w:rsid w:val="00C518C9"/>
    <w:rPr>
      <w:rFonts w:asciiTheme="majorHAnsi" w:eastAsiaTheme="majorEastAsia" w:hAnsiTheme="majorHAnsi" w:cstheme="majorBidi"/>
      <w:b/>
      <w:bCs/>
      <w:color w:val="141313" w:themeColor="text1"/>
      <w:sz w:val="32"/>
      <w:szCs w:val="32"/>
    </w:rPr>
  </w:style>
  <w:style w:type="character" w:customStyle="1" w:styleId="berschrift2Zchn">
    <w:name w:val="Überschrift 2 Zchn"/>
    <w:basedOn w:val="Absatz-Standardschriftart"/>
    <w:link w:val="berschrift2"/>
    <w:uiPriority w:val="9"/>
    <w:rsid w:val="009A7F5A"/>
    <w:rPr>
      <w:rFonts w:asciiTheme="majorHAnsi" w:eastAsiaTheme="majorEastAsia" w:hAnsiTheme="majorHAnsi" w:cstheme="majorBidi"/>
      <w:b/>
      <w:bCs/>
      <w:color w:val="141313" w:themeColor="text1"/>
      <w:sz w:val="24"/>
      <w:szCs w:val="24"/>
    </w:rPr>
  </w:style>
  <w:style w:type="character" w:customStyle="1" w:styleId="berschrift3Zchn">
    <w:name w:val="Überschrift 3 Zchn"/>
    <w:basedOn w:val="Absatz-Standardschriftart"/>
    <w:link w:val="berschrift3"/>
    <w:uiPriority w:val="9"/>
    <w:rsid w:val="00686F18"/>
    <w:rPr>
      <w:rFonts w:asciiTheme="majorHAnsi" w:eastAsiaTheme="majorEastAsia" w:hAnsiTheme="majorHAnsi" w:cstheme="majorBidi"/>
      <w:b/>
      <w:bCs/>
      <w:color w:val="141313" w:themeColor="text1"/>
    </w:rPr>
  </w:style>
  <w:style w:type="character" w:customStyle="1" w:styleId="berschrift4Zchn">
    <w:name w:val="Überschrift 4 Zchn"/>
    <w:basedOn w:val="Absatz-Standardschriftart"/>
    <w:link w:val="berschrift4"/>
    <w:uiPriority w:val="9"/>
    <w:semiHidden/>
    <w:rsid w:val="008C2E07"/>
    <w:rPr>
      <w:rFonts w:asciiTheme="majorHAnsi" w:eastAsiaTheme="majorEastAsia" w:hAnsiTheme="majorHAnsi" w:cstheme="majorBidi"/>
      <w:b/>
      <w:bCs/>
      <w:i/>
      <w:iCs/>
      <w:color w:val="00A0B6" w:themeColor="accent1"/>
      <w:sz w:val="18"/>
      <w:szCs w:val="18"/>
    </w:rPr>
  </w:style>
  <w:style w:type="character" w:customStyle="1" w:styleId="berschrift5Zchn">
    <w:name w:val="Überschrift 5 Zchn"/>
    <w:basedOn w:val="Absatz-Standardschriftart"/>
    <w:link w:val="berschrift5"/>
    <w:uiPriority w:val="9"/>
    <w:semiHidden/>
    <w:rsid w:val="008C2E07"/>
    <w:rPr>
      <w:rFonts w:asciiTheme="majorHAnsi" w:eastAsiaTheme="majorEastAsia" w:hAnsiTheme="majorHAnsi" w:cstheme="majorBidi"/>
      <w:color w:val="004F5A" w:themeColor="accent1" w:themeShade="7F"/>
      <w:sz w:val="18"/>
      <w:szCs w:val="18"/>
    </w:rPr>
  </w:style>
  <w:style w:type="character" w:customStyle="1" w:styleId="berschrift6Zchn">
    <w:name w:val="Überschrift 6 Zchn"/>
    <w:basedOn w:val="Absatz-Standardschriftart"/>
    <w:link w:val="berschrift6"/>
    <w:uiPriority w:val="9"/>
    <w:semiHidden/>
    <w:rsid w:val="008C2E07"/>
    <w:rPr>
      <w:rFonts w:asciiTheme="majorHAnsi" w:eastAsiaTheme="majorEastAsia" w:hAnsiTheme="majorHAnsi" w:cstheme="majorBidi"/>
      <w:i/>
      <w:iCs/>
      <w:color w:val="004F5A" w:themeColor="accent1" w:themeShade="7F"/>
      <w:sz w:val="18"/>
      <w:szCs w:val="18"/>
    </w:rPr>
  </w:style>
  <w:style w:type="character" w:customStyle="1" w:styleId="berschrift7Zchn">
    <w:name w:val="Überschrift 7 Zchn"/>
    <w:basedOn w:val="Absatz-Standardschriftart"/>
    <w:link w:val="berschrift7"/>
    <w:uiPriority w:val="9"/>
    <w:semiHidden/>
    <w:rsid w:val="008C2E07"/>
    <w:rPr>
      <w:rFonts w:asciiTheme="majorHAnsi" w:eastAsiaTheme="majorEastAsia" w:hAnsiTheme="majorHAnsi" w:cstheme="majorBidi"/>
      <w:i/>
      <w:iCs/>
      <w:color w:val="504C4C" w:themeColor="text1" w:themeTint="BF"/>
      <w:sz w:val="18"/>
      <w:szCs w:val="18"/>
    </w:rPr>
  </w:style>
  <w:style w:type="character" w:customStyle="1" w:styleId="berschrift8Zchn">
    <w:name w:val="Überschrift 8 Zchn"/>
    <w:basedOn w:val="Absatz-Standardschriftart"/>
    <w:link w:val="berschrift8"/>
    <w:uiPriority w:val="9"/>
    <w:semiHidden/>
    <w:rsid w:val="008C2E07"/>
    <w:rPr>
      <w:rFonts w:asciiTheme="majorHAnsi" w:eastAsiaTheme="majorEastAsia" w:hAnsiTheme="majorHAnsi" w:cstheme="majorBidi"/>
      <w:color w:val="504C4C" w:themeColor="text1" w:themeTint="BF"/>
    </w:rPr>
  </w:style>
  <w:style w:type="character" w:customStyle="1" w:styleId="berschrift9Zchn">
    <w:name w:val="Überschrift 9 Zchn"/>
    <w:basedOn w:val="Absatz-Standardschriftart"/>
    <w:link w:val="berschrift9"/>
    <w:uiPriority w:val="9"/>
    <w:semiHidden/>
    <w:rsid w:val="008C2E07"/>
    <w:rPr>
      <w:rFonts w:asciiTheme="majorHAnsi" w:eastAsiaTheme="majorEastAsia" w:hAnsiTheme="majorHAnsi" w:cstheme="majorBidi"/>
      <w:i/>
      <w:iCs/>
      <w:color w:val="504C4C" w:themeColor="text1" w:themeTint="BF"/>
    </w:rPr>
  </w:style>
  <w:style w:type="paragraph" w:styleId="Makrotext">
    <w:name w:val="macro"/>
    <w:link w:val="MakrotextZchn"/>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krotextZchn">
    <w:name w:val="Makrotext Zchn"/>
    <w:basedOn w:val="Absatz-Standardschriftart"/>
    <w:link w:val="Makrotext"/>
    <w:rsid w:val="00F54436"/>
    <w:rPr>
      <w:rFonts w:ascii="Courier" w:hAnsi="Courier"/>
      <w:color w:val="504C4C" w:themeColor="text1" w:themeTint="BF"/>
      <w:sz w:val="16"/>
    </w:rPr>
  </w:style>
  <w:style w:type="character" w:customStyle="1" w:styleId="SprechblasentextZchn">
    <w:name w:val="Sprechblasentext Zchn"/>
    <w:basedOn w:val="Absatz-Standardschriftart"/>
    <w:link w:val="Sprechblasentext"/>
    <w:uiPriority w:val="99"/>
    <w:rsid w:val="00477864"/>
    <w:rPr>
      <w:rFonts w:ascii="Lucida Grande" w:hAnsi="Lucida Grande" w:cs="Lucida Grande"/>
      <w:color w:val="141313" w:themeColor="text1"/>
      <w:sz w:val="18"/>
      <w:szCs w:val="18"/>
    </w:rPr>
  </w:style>
  <w:style w:type="paragraph" w:styleId="Titel">
    <w:name w:val="Title"/>
    <w:next w:val="Standard"/>
    <w:link w:val="TitelZchn"/>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elZchn">
    <w:name w:val="Titel Zchn"/>
    <w:basedOn w:val="Absatz-Standardschriftart"/>
    <w:link w:val="Titel"/>
    <w:uiPriority w:val="10"/>
    <w:rsid w:val="00513ED9"/>
    <w:rPr>
      <w:rFonts w:asciiTheme="majorHAnsi" w:eastAsiaTheme="majorEastAsia" w:hAnsiTheme="majorHAnsi" w:cstheme="majorBidi"/>
      <w:color w:val="141313" w:themeColor="text1"/>
      <w:spacing w:val="5"/>
      <w:kern w:val="28"/>
      <w:sz w:val="40"/>
      <w:szCs w:val="40"/>
    </w:rPr>
  </w:style>
  <w:style w:type="paragraph" w:styleId="Kopfzeile">
    <w:name w:val="header"/>
    <w:basedOn w:val="Standard"/>
    <w:link w:val="KopfzeileZchn"/>
    <w:uiPriority w:val="99"/>
    <w:unhideWhenUsed/>
    <w:rsid w:val="00FB2274"/>
    <w:pPr>
      <w:tabs>
        <w:tab w:val="center" w:pos="4320"/>
        <w:tab w:val="right" w:pos="9360"/>
      </w:tabs>
      <w:spacing w:after="0"/>
    </w:pPr>
    <w:rPr>
      <w:rFonts w:asciiTheme="minorHAnsi" w:hAnsiTheme="minorHAnsi"/>
      <w:sz w:val="16"/>
    </w:rPr>
  </w:style>
  <w:style w:type="character" w:customStyle="1" w:styleId="KopfzeileZchn">
    <w:name w:val="Kopfzeile Zchn"/>
    <w:basedOn w:val="Absatz-Standardschriftart"/>
    <w:link w:val="Kopfzeile"/>
    <w:uiPriority w:val="99"/>
    <w:rsid w:val="00FB2274"/>
    <w:rPr>
      <w:color w:val="141313" w:themeColor="text1"/>
      <w:sz w:val="16"/>
      <w:szCs w:val="18"/>
    </w:rPr>
  </w:style>
  <w:style w:type="paragraph" w:styleId="Fuzeile">
    <w:name w:val="footer"/>
    <w:basedOn w:val="Standard"/>
    <w:link w:val="FuzeileZchn"/>
    <w:uiPriority w:val="99"/>
    <w:unhideWhenUsed/>
    <w:rsid w:val="00FB2274"/>
    <w:pPr>
      <w:tabs>
        <w:tab w:val="center" w:pos="4320"/>
        <w:tab w:val="right" w:pos="9360"/>
      </w:tabs>
      <w:spacing w:after="0"/>
    </w:pPr>
    <w:rPr>
      <w:rFonts w:asciiTheme="minorHAnsi" w:hAnsiTheme="minorHAnsi"/>
      <w:sz w:val="16"/>
    </w:rPr>
  </w:style>
  <w:style w:type="character" w:customStyle="1" w:styleId="FuzeileZchn">
    <w:name w:val="Fußzeile Zchn"/>
    <w:basedOn w:val="Absatz-Standardschriftart"/>
    <w:link w:val="Fuzeile"/>
    <w:uiPriority w:val="99"/>
    <w:rsid w:val="00FB2274"/>
    <w:rPr>
      <w:color w:val="141313" w:themeColor="text1"/>
      <w:sz w:val="16"/>
      <w:szCs w:val="18"/>
    </w:rPr>
  </w:style>
  <w:style w:type="character" w:styleId="Hyperlink">
    <w:name w:val="Hyperlink"/>
    <w:basedOn w:val="Absatz-Standardschriftart"/>
    <w:uiPriority w:val="99"/>
    <w:unhideWhenUsed/>
    <w:rsid w:val="00893099"/>
    <w:rPr>
      <w:color w:val="00899F" w:themeColor="hyperlink"/>
      <w:u w:val="single"/>
    </w:rPr>
  </w:style>
  <w:style w:type="paragraph" w:styleId="Listenabsatz">
    <w:name w:val="List Paragraph"/>
    <w:basedOn w:val="Standard"/>
    <w:uiPriority w:val="34"/>
    <w:qFormat/>
    <w:rsid w:val="00C518C9"/>
    <w:pPr>
      <w:ind w:left="720"/>
      <w:contextualSpacing/>
    </w:pPr>
  </w:style>
  <w:style w:type="paragraph" w:styleId="Beschriftung">
    <w:name w:val="caption"/>
    <w:basedOn w:val="Standard"/>
    <w:next w:val="Standard"/>
    <w:uiPriority w:val="35"/>
    <w:unhideWhenUsed/>
    <w:qFormat/>
    <w:rsid w:val="00056851"/>
    <w:pPr>
      <w:spacing w:before="120" w:after="240"/>
      <w:jc w:val="center"/>
    </w:pPr>
    <w:rPr>
      <w:rFonts w:asciiTheme="minorHAnsi" w:hAnsiTheme="minorHAnsi"/>
      <w:sz w:val="20"/>
      <w:szCs w:val="16"/>
    </w:rPr>
  </w:style>
  <w:style w:type="paragraph" w:styleId="NurText">
    <w:name w:val="Plain Text"/>
    <w:basedOn w:val="Standard"/>
    <w:link w:val="NurTextZchn"/>
    <w:uiPriority w:val="99"/>
    <w:unhideWhenUsed/>
    <w:qFormat/>
    <w:rsid w:val="007F42BB"/>
    <w:pPr>
      <w:spacing w:after="0"/>
    </w:pPr>
    <w:rPr>
      <w:rFonts w:ascii="Courier" w:hAnsi="Courier"/>
      <w:sz w:val="18"/>
      <w:szCs w:val="21"/>
    </w:rPr>
  </w:style>
  <w:style w:type="character" w:customStyle="1" w:styleId="NurTextZchn">
    <w:name w:val="Nur Text Zchn"/>
    <w:basedOn w:val="Absatz-Standardschriftart"/>
    <w:link w:val="NurText"/>
    <w:uiPriority w:val="99"/>
    <w:rsid w:val="007F42BB"/>
    <w:rPr>
      <w:rFonts w:ascii="Courier" w:hAnsi="Courier"/>
      <w:color w:val="141313" w:themeColor="text1"/>
      <w:sz w:val="18"/>
      <w:szCs w:val="21"/>
    </w:rPr>
  </w:style>
  <w:style w:type="table" w:styleId="Tabellengitternetz">
    <w:name w:val="Table Grid"/>
    <w:basedOn w:val="NormaleTabelle"/>
    <w:rsid w:val="00EB1C43"/>
    <w:rPr>
      <w:sz w:val="18"/>
      <w:szCs w:val="18"/>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tcPr>
      <w:shd w:val="clear" w:color="auto" w:fill="auto"/>
      <w:vAlign w:val="center"/>
    </w:tcPr>
  </w:style>
  <w:style w:type="paragraph" w:styleId="Verzeichnis1">
    <w:name w:val="toc 1"/>
    <w:basedOn w:val="Standard"/>
    <w:next w:val="Standard"/>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Verzeichnis2">
    <w:name w:val="toc 2"/>
    <w:basedOn w:val="Standard"/>
    <w:next w:val="Standard"/>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Verzeichnis3">
    <w:name w:val="toc 3"/>
    <w:basedOn w:val="Standard"/>
    <w:next w:val="Standard"/>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Abbildungsverzeichnis">
    <w:name w:val="table of figures"/>
    <w:aliases w:val="List of Figures,Tables"/>
    <w:basedOn w:val="Standard"/>
    <w:next w:val="Standard"/>
    <w:uiPriority w:val="99"/>
    <w:unhideWhenUsed/>
    <w:qFormat/>
    <w:rsid w:val="00040AE3"/>
    <w:pPr>
      <w:spacing w:before="60"/>
      <w:ind w:left="360" w:hanging="360"/>
    </w:pPr>
    <w:rPr>
      <w:rFonts w:asciiTheme="minorHAnsi" w:hAnsiTheme="minorHAnsi"/>
      <w:sz w:val="20"/>
    </w:rPr>
  </w:style>
  <w:style w:type="paragraph" w:styleId="Inhaltsverzeichnisberschrift">
    <w:name w:val="TOC Heading"/>
    <w:next w:val="Standard"/>
    <w:uiPriority w:val="39"/>
    <w:unhideWhenUsed/>
    <w:qFormat/>
    <w:rsid w:val="00EA5109"/>
    <w:pPr>
      <w:spacing w:after="120"/>
    </w:pPr>
    <w:rPr>
      <w:rFonts w:asciiTheme="majorHAnsi" w:eastAsiaTheme="majorEastAsia" w:hAnsiTheme="majorHAnsi" w:cstheme="majorBidi"/>
      <w:b/>
      <w:bCs/>
      <w:sz w:val="28"/>
      <w:szCs w:val="32"/>
    </w:rPr>
  </w:style>
  <w:style w:type="character" w:styleId="Fett">
    <w:name w:val="Strong"/>
    <w:basedOn w:val="Absatz-Standardschriftart"/>
    <w:uiPriority w:val="22"/>
    <w:qFormat/>
    <w:rsid w:val="0030303C"/>
    <w:rPr>
      <w:b/>
      <w:bCs/>
    </w:rPr>
  </w:style>
  <w:style w:type="character" w:styleId="Hervorhebung">
    <w:name w:val="Emphasis"/>
    <w:basedOn w:val="Absatz-Standardschriftart"/>
    <w:uiPriority w:val="20"/>
    <w:qFormat/>
    <w:rsid w:val="0030303C"/>
    <w:rPr>
      <w:i/>
      <w:iCs/>
    </w:rPr>
  </w:style>
  <w:style w:type="paragraph" w:styleId="Textkrper">
    <w:name w:val="Body Text"/>
    <w:basedOn w:val="Standard"/>
    <w:link w:val="TextkrperZchn"/>
    <w:uiPriority w:val="99"/>
    <w:unhideWhenUsed/>
    <w:rsid w:val="00EB1C43"/>
    <w:pPr>
      <w:spacing w:after="120"/>
    </w:pPr>
  </w:style>
  <w:style w:type="character" w:customStyle="1" w:styleId="TextkrperZchn">
    <w:name w:val="Textkörper Zchn"/>
    <w:basedOn w:val="Absatz-Standardschriftart"/>
    <w:link w:val="Textkrper"/>
    <w:uiPriority w:val="99"/>
    <w:rsid w:val="00EB1C43"/>
    <w:rPr>
      <w:rFonts w:ascii="Georgia" w:hAnsi="Georgia"/>
      <w:color w:val="141313" w:themeColor="text1"/>
      <w:sz w:val="18"/>
      <w:szCs w:val="18"/>
    </w:rPr>
  </w:style>
  <w:style w:type="paragraph" w:styleId="Textkrper2">
    <w:name w:val="Body Text 2"/>
    <w:basedOn w:val="Standard"/>
    <w:link w:val="Textkrper2Zchn"/>
    <w:uiPriority w:val="99"/>
    <w:unhideWhenUsed/>
    <w:rsid w:val="00EB1C43"/>
    <w:pPr>
      <w:spacing w:after="120" w:line="480" w:lineRule="auto"/>
    </w:pPr>
  </w:style>
  <w:style w:type="character" w:customStyle="1" w:styleId="Textkrper2Zchn">
    <w:name w:val="Textkörper 2 Zchn"/>
    <w:basedOn w:val="Absatz-Standardschriftart"/>
    <w:link w:val="Textkrper2"/>
    <w:uiPriority w:val="99"/>
    <w:rsid w:val="00EB1C43"/>
    <w:rPr>
      <w:rFonts w:ascii="Georgia" w:hAnsi="Georgia"/>
      <w:color w:val="141313" w:themeColor="text1"/>
      <w:sz w:val="18"/>
      <w:szCs w:val="18"/>
    </w:rPr>
  </w:style>
  <w:style w:type="paragraph" w:styleId="Textkrper3">
    <w:name w:val="Body Text 3"/>
    <w:basedOn w:val="Standard"/>
    <w:link w:val="Textkrper3Zchn"/>
    <w:uiPriority w:val="99"/>
    <w:unhideWhenUsed/>
    <w:rsid w:val="00EB1C43"/>
    <w:pPr>
      <w:spacing w:after="120"/>
    </w:pPr>
    <w:rPr>
      <w:sz w:val="16"/>
      <w:szCs w:val="16"/>
    </w:rPr>
  </w:style>
  <w:style w:type="character" w:customStyle="1" w:styleId="Textkrper3Zchn">
    <w:name w:val="Textkörper 3 Zchn"/>
    <w:basedOn w:val="Absatz-Standardschriftart"/>
    <w:link w:val="Textkrper3"/>
    <w:uiPriority w:val="99"/>
    <w:rsid w:val="00EB1C43"/>
    <w:rPr>
      <w:rFonts w:ascii="Georgia" w:hAnsi="Georgia"/>
      <w:color w:val="141313" w:themeColor="text1"/>
      <w:sz w:val="16"/>
      <w:szCs w:val="16"/>
    </w:rPr>
  </w:style>
  <w:style w:type="paragraph" w:styleId="Blocktext">
    <w:name w:val="Block Text"/>
    <w:basedOn w:val="Standard"/>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KeinLeerraum">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Beschriftung"/>
    <w:qFormat/>
    <w:rsid w:val="00524B91"/>
    <w:pPr>
      <w:keepNext/>
      <w:spacing w:before="360"/>
    </w:pPr>
  </w:style>
  <w:style w:type="paragraph" w:customStyle="1" w:styleId="FigureCaption">
    <w:name w:val="Figure Caption"/>
    <w:basedOn w:val="Beschriftung"/>
    <w:qFormat/>
    <w:rsid w:val="00056851"/>
  </w:style>
  <w:style w:type="character" w:styleId="BesuchterHyperlink">
    <w:name w:val="FollowedHyperlink"/>
    <w:basedOn w:val="Absatz-Standardschriftart"/>
    <w:uiPriority w:val="99"/>
    <w:semiHidden/>
    <w:unhideWhenUsed/>
    <w:rsid w:val="00EC648D"/>
    <w:rPr>
      <w:color w:val="595959" w:themeColor="followedHyperlink"/>
      <w:u w:val="single"/>
    </w:rPr>
  </w:style>
  <w:style w:type="paragraph" w:customStyle="1" w:styleId="Hyperlink1">
    <w:name w:val="Hyperlink1"/>
    <w:basedOn w:val="Standard"/>
    <w:qFormat/>
    <w:rsid w:val="00EC648D"/>
    <w:pPr>
      <w:spacing w:after="0"/>
    </w:pPr>
    <w:rPr>
      <w:color w:val="00A0B6" w:themeColor="accent1"/>
    </w:rPr>
  </w:style>
  <w:style w:type="paragraph" w:styleId="Dokumentstruktur">
    <w:name w:val="Document Map"/>
    <w:basedOn w:val="Standard"/>
    <w:link w:val="DokumentstrukturZchn"/>
    <w:uiPriority w:val="99"/>
    <w:semiHidden/>
    <w:unhideWhenUsed/>
    <w:rsid w:val="00452673"/>
    <w:pPr>
      <w:spacing w:after="0"/>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452673"/>
    <w:rPr>
      <w:rFonts w:ascii="Lucida Grande" w:hAnsi="Lucida Grande" w:cs="Lucida Grande"/>
      <w:color w:val="141313" w:themeColor="text1"/>
      <w:sz w:val="24"/>
      <w:szCs w:val="24"/>
    </w:rPr>
  </w:style>
  <w:style w:type="paragraph" w:styleId="Funotentext">
    <w:name w:val="footnote text"/>
    <w:basedOn w:val="Standard"/>
    <w:link w:val="FunotentextZchn"/>
    <w:uiPriority w:val="99"/>
    <w:semiHidden/>
    <w:unhideWhenUsed/>
    <w:rsid w:val="00CF61D4"/>
    <w:pPr>
      <w:spacing w:after="0"/>
    </w:pPr>
    <w:rPr>
      <w:sz w:val="20"/>
      <w:szCs w:val="20"/>
    </w:rPr>
  </w:style>
  <w:style w:type="character" w:customStyle="1" w:styleId="FunotentextZchn">
    <w:name w:val="Fußnotentext Zchn"/>
    <w:basedOn w:val="Absatz-Standardschriftart"/>
    <w:link w:val="Funotentext"/>
    <w:uiPriority w:val="99"/>
    <w:semiHidden/>
    <w:rsid w:val="00CF61D4"/>
    <w:rPr>
      <w:rFonts w:ascii="Times New Roman" w:hAnsi="Times New Roman"/>
      <w:color w:val="141313" w:themeColor="text1"/>
    </w:rPr>
  </w:style>
  <w:style w:type="character" w:styleId="Funotenzeichen">
    <w:name w:val="footnote reference"/>
    <w:basedOn w:val="Absatz-Standardschriftart"/>
    <w:uiPriority w:val="99"/>
    <w:semiHidden/>
    <w:unhideWhenUsed/>
    <w:rsid w:val="00CF61D4"/>
    <w:rPr>
      <w:vertAlign w:val="superscript"/>
    </w:rPr>
  </w:style>
  <w:style w:type="character" w:styleId="Kommentarzeichen">
    <w:name w:val="annotation reference"/>
    <w:basedOn w:val="Absatz-Standardschriftart"/>
    <w:uiPriority w:val="99"/>
    <w:semiHidden/>
    <w:unhideWhenUsed/>
    <w:rsid w:val="00DF1F86"/>
    <w:rPr>
      <w:sz w:val="16"/>
      <w:szCs w:val="16"/>
    </w:rPr>
  </w:style>
  <w:style w:type="paragraph" w:styleId="Kommentartext">
    <w:name w:val="annotation text"/>
    <w:basedOn w:val="Standard"/>
    <w:link w:val="KommentartextZchn"/>
    <w:uiPriority w:val="99"/>
    <w:semiHidden/>
    <w:unhideWhenUsed/>
    <w:rsid w:val="00DF1F86"/>
    <w:rPr>
      <w:sz w:val="20"/>
      <w:szCs w:val="20"/>
    </w:rPr>
  </w:style>
  <w:style w:type="character" w:customStyle="1" w:styleId="KommentartextZchn">
    <w:name w:val="Kommentartext Zchn"/>
    <w:basedOn w:val="Absatz-Standardschriftart"/>
    <w:link w:val="Kommentartext"/>
    <w:uiPriority w:val="99"/>
    <w:semiHidden/>
    <w:rsid w:val="00DF1F86"/>
    <w:rPr>
      <w:rFonts w:ascii="Times New Roman" w:hAnsi="Times New Roman"/>
      <w:color w:val="141313" w:themeColor="text1"/>
    </w:rPr>
  </w:style>
  <w:style w:type="paragraph" w:styleId="Kommentarthema">
    <w:name w:val="annotation subject"/>
    <w:basedOn w:val="Kommentartext"/>
    <w:next w:val="Kommentartext"/>
    <w:link w:val="KommentarthemaZchn"/>
    <w:uiPriority w:val="99"/>
    <w:semiHidden/>
    <w:unhideWhenUsed/>
    <w:rsid w:val="00DF1F86"/>
    <w:rPr>
      <w:b/>
      <w:bCs/>
    </w:rPr>
  </w:style>
  <w:style w:type="character" w:customStyle="1" w:styleId="KommentarthemaZchn">
    <w:name w:val="Kommentarthema Zchn"/>
    <w:basedOn w:val="KommentartextZchn"/>
    <w:link w:val="Kommentarthema"/>
    <w:uiPriority w:val="99"/>
    <w:semiHidden/>
    <w:rsid w:val="00DF1F86"/>
    <w:rPr>
      <w:rFonts w:ascii="Times New Roman" w:hAnsi="Times New Roman"/>
      <w:b/>
      <w:bCs/>
      <w:color w:val="141313" w:themeColor="text1"/>
    </w:rPr>
  </w:style>
  <w:style w:type="paragraph" w:styleId="berarbeitung">
    <w:name w:val="Revision"/>
    <w:hidden/>
    <w:uiPriority w:val="99"/>
    <w:semiHidden/>
    <w:rsid w:val="003F6D45"/>
    <w:rPr>
      <w:rFonts w:ascii="Times New Roman" w:hAnsi="Times New Roman"/>
      <w:color w:val="141313" w:themeColor="text1"/>
      <w:sz w:val="24"/>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macro"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Plain Text"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4"/>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4"/>
      </w:numPr>
      <w:spacing w:before="360" w:after="120"/>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4"/>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semiHidden/>
    <w:unhideWhenUsed/>
    <w:qFormat/>
    <w:rsid w:val="008C2E07"/>
    <w:pPr>
      <w:keepNext/>
      <w:keepLines/>
      <w:numPr>
        <w:ilvl w:val="3"/>
        <w:numId w:val="14"/>
      </w:numPr>
      <w:spacing w:before="200" w:after="0"/>
      <w:outlineLvl w:val="3"/>
    </w:pPr>
    <w:rPr>
      <w:rFonts w:asciiTheme="majorHAnsi" w:eastAsiaTheme="majorEastAsia" w:hAnsiTheme="majorHAnsi" w:cstheme="majorBidi"/>
      <w:b/>
      <w:bCs/>
      <w:i/>
      <w:iCs/>
      <w:color w:val="00A0B6" w:themeColor="accent1"/>
    </w:rPr>
  </w:style>
  <w:style w:type="paragraph" w:styleId="Heading5">
    <w:name w:val="heading 5"/>
    <w:basedOn w:val="Normal"/>
    <w:next w:val="Normal"/>
    <w:link w:val="Heading5Char"/>
    <w:uiPriority w:val="9"/>
    <w:semiHidden/>
    <w:unhideWhenUsed/>
    <w:qFormat/>
    <w:rsid w:val="008C2E07"/>
    <w:pPr>
      <w:keepNext/>
      <w:keepLines/>
      <w:numPr>
        <w:ilvl w:val="4"/>
        <w:numId w:val="14"/>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semiHidden/>
    <w:unhideWhenUsed/>
    <w:qFormat/>
    <w:rsid w:val="008C2E07"/>
    <w:pPr>
      <w:keepNext/>
      <w:keepLines/>
      <w:numPr>
        <w:ilvl w:val="5"/>
        <w:numId w:val="14"/>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semiHidden/>
    <w:unhideWhenUsed/>
    <w:qFormat/>
    <w:rsid w:val="008C2E07"/>
    <w:pPr>
      <w:keepNext/>
      <w:keepLines/>
      <w:numPr>
        <w:ilvl w:val="6"/>
        <w:numId w:val="14"/>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semiHidden/>
    <w:unhideWhenUsed/>
    <w:qFormat/>
    <w:rsid w:val="008C2E07"/>
    <w:pPr>
      <w:keepNext/>
      <w:keepLines/>
      <w:numPr>
        <w:ilvl w:val="7"/>
        <w:numId w:val="14"/>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semiHidden/>
    <w:unhideWhenUsed/>
    <w:qFormat/>
    <w:rsid w:val="008C2E07"/>
    <w:pPr>
      <w:keepNext/>
      <w:keepLines/>
      <w:numPr>
        <w:ilvl w:val="8"/>
        <w:numId w:val="14"/>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
    <w:name w:val="Balloon Text Char"/>
    <w:basedOn w:val="DefaultParagraphFont"/>
    <w:uiPriority w:val="99"/>
    <w:semiHidden/>
    <w:rsid w:val="005A45B8"/>
    <w:rPr>
      <w:rFonts w:ascii="Lucida Grande" w:hAnsi="Lucida Grande" w:cs="Lucida Grande"/>
      <w:sz w:val="18"/>
      <w:szCs w:val="18"/>
    </w:rPr>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semiHidden/>
    <w:rsid w:val="008C2E07"/>
    <w:rPr>
      <w:rFonts w:asciiTheme="majorHAnsi" w:eastAsiaTheme="majorEastAsia" w:hAnsiTheme="majorHAnsi" w:cstheme="majorBidi"/>
      <w:b/>
      <w:bCs/>
      <w:i/>
      <w:iCs/>
      <w:color w:val="00A0B6" w:themeColor="accent1"/>
      <w:sz w:val="18"/>
      <w:szCs w:val="18"/>
    </w:rPr>
  </w:style>
  <w:style w:type="character" w:customStyle="1" w:styleId="Heading5Char">
    <w:name w:val="Heading 5 Char"/>
    <w:basedOn w:val="DefaultParagraphFont"/>
    <w:link w:val="Heading5"/>
    <w:uiPriority w:val="9"/>
    <w:semiHidden/>
    <w:rsid w:val="008C2E07"/>
    <w:rPr>
      <w:rFonts w:asciiTheme="majorHAnsi" w:eastAsiaTheme="majorEastAsia" w:hAnsiTheme="majorHAnsi" w:cstheme="majorBidi"/>
      <w:color w:val="004F5A" w:themeColor="accent1" w:themeShade="7F"/>
      <w:sz w:val="18"/>
      <w:szCs w:val="18"/>
    </w:rPr>
  </w:style>
  <w:style w:type="character" w:customStyle="1" w:styleId="Heading6Char">
    <w:name w:val="Heading 6 Char"/>
    <w:basedOn w:val="DefaultParagraphFont"/>
    <w:link w:val="Heading6"/>
    <w:uiPriority w:val="9"/>
    <w:semiHidden/>
    <w:rsid w:val="008C2E07"/>
    <w:rPr>
      <w:rFonts w:asciiTheme="majorHAnsi" w:eastAsiaTheme="majorEastAsia" w:hAnsiTheme="majorHAnsi" w:cstheme="majorBidi"/>
      <w:i/>
      <w:iCs/>
      <w:color w:val="004F5A" w:themeColor="accent1" w:themeShade="7F"/>
      <w:sz w:val="18"/>
      <w:szCs w:val="18"/>
    </w:rPr>
  </w:style>
  <w:style w:type="character" w:customStyle="1" w:styleId="Heading7Char">
    <w:name w:val="Heading 7 Char"/>
    <w:basedOn w:val="DefaultParagraphFont"/>
    <w:link w:val="Heading7"/>
    <w:uiPriority w:val="9"/>
    <w:semiHidden/>
    <w:rsid w:val="008C2E07"/>
    <w:rPr>
      <w:rFonts w:asciiTheme="majorHAnsi" w:eastAsiaTheme="majorEastAsia" w:hAnsiTheme="majorHAnsi" w:cstheme="majorBidi"/>
      <w:i/>
      <w:iCs/>
      <w:color w:val="504C4C" w:themeColor="text1" w:themeTint="BF"/>
      <w:sz w:val="18"/>
      <w:szCs w:val="18"/>
    </w:rPr>
  </w:style>
  <w:style w:type="character" w:customStyle="1" w:styleId="Heading8Char">
    <w:name w:val="Heading 8 Char"/>
    <w:basedOn w:val="DefaultParagraphFont"/>
    <w:link w:val="Heading8"/>
    <w:uiPriority w:val="9"/>
    <w:semiHidden/>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semiHidden/>
    <w:rsid w:val="008C2E07"/>
    <w:rPr>
      <w:rFonts w:asciiTheme="majorHAnsi" w:eastAsiaTheme="majorEastAsia" w:hAnsiTheme="majorHAnsi" w:cstheme="majorBidi"/>
      <w:i/>
      <w:iCs/>
      <w:color w:val="504C4C" w:themeColor="text1" w:themeTint="BF"/>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basedOn w:val="DefaultParagraphFont"/>
    <w:uiPriority w:val="99"/>
    <w:unhideWhenUsed/>
    <w:rsid w:val="00893099"/>
    <w:rPr>
      <w:color w:val="00899F" w:themeColor="hyperlink"/>
      <w:u w:val="single"/>
    </w:rPr>
  </w:style>
  <w:style w:type="paragraph" w:styleId="ListParagraph">
    <w:name w:val="List Paragraph"/>
    <w:basedOn w:val="Normal"/>
    <w:uiPriority w:val="34"/>
    <w:qFormat/>
    <w:rsid w:val="00C518C9"/>
    <w:pPr>
      <w:ind w:left="720"/>
      <w:contextualSpacing/>
    </w:pPr>
  </w:style>
  <w:style w:type="paragraph" w:styleId="Caption">
    <w:name w:val="caption"/>
    <w:basedOn w:val="Normal"/>
    <w:next w:val="Normal"/>
    <w:uiPriority w:val="35"/>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056851"/>
  </w:style>
  <w:style w:type="character" w:styleId="FollowedHyperlink">
    <w:name w:val="FollowedHyperlink"/>
    <w:basedOn w:val="DefaultParagraphFont"/>
    <w:uiPriority w:val="99"/>
    <w:semiHidden/>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semiHidden/>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semiHidden/>
    <w:unhideWhenUsed/>
    <w:rsid w:val="00DF1F86"/>
    <w:rPr>
      <w:sz w:val="16"/>
      <w:szCs w:val="16"/>
    </w:rPr>
  </w:style>
  <w:style w:type="paragraph" w:styleId="CommentText">
    <w:name w:val="annotation text"/>
    <w:basedOn w:val="Normal"/>
    <w:link w:val="CommentTextChar"/>
    <w:uiPriority w:val="99"/>
    <w:semiHidden/>
    <w:unhideWhenUsed/>
    <w:rsid w:val="00DF1F86"/>
    <w:rPr>
      <w:sz w:val="20"/>
      <w:szCs w:val="20"/>
    </w:rPr>
  </w:style>
  <w:style w:type="character" w:customStyle="1" w:styleId="CommentTextChar">
    <w:name w:val="Comment Text Char"/>
    <w:basedOn w:val="DefaultParagraphFont"/>
    <w:link w:val="CommentText"/>
    <w:uiPriority w:val="99"/>
    <w:semiHidden/>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semiHidden/>
    <w:unhideWhenUsed/>
    <w:rsid w:val="00DF1F86"/>
    <w:rPr>
      <w:b/>
      <w:bCs/>
    </w:rPr>
  </w:style>
  <w:style w:type="character" w:customStyle="1" w:styleId="CommentSubjectChar">
    <w:name w:val="Comment Subject Char"/>
    <w:basedOn w:val="CommentTextChar"/>
    <w:link w:val="CommentSubject"/>
    <w:uiPriority w:val="99"/>
    <w:semiHidden/>
    <w:rsid w:val="00DF1F86"/>
    <w:rPr>
      <w:rFonts w:ascii="Times New Roman" w:hAnsi="Times New Roman"/>
      <w:b/>
      <w:bCs/>
      <w:color w:val="141313" w:themeColor="text1"/>
    </w:rPr>
  </w:style>
</w:styles>
</file>

<file path=word/webSettings.xml><?xml version="1.0" encoding="utf-8"?>
<w:webSettings xmlns:r="http://schemas.openxmlformats.org/officeDocument/2006/relationships" xmlns:w="http://schemas.openxmlformats.org/wordprocessingml/2006/main">
  <w:divs>
    <w:div w:id="60949438">
      <w:bodyDiv w:val="1"/>
      <w:marLeft w:val="0"/>
      <w:marRight w:val="0"/>
      <w:marTop w:val="0"/>
      <w:marBottom w:val="0"/>
      <w:divBdr>
        <w:top w:val="none" w:sz="0" w:space="0" w:color="auto"/>
        <w:left w:val="none" w:sz="0" w:space="0" w:color="auto"/>
        <w:bottom w:val="none" w:sz="0" w:space="0" w:color="auto"/>
        <w:right w:val="none" w:sz="0" w:space="0" w:color="auto"/>
      </w:divBdr>
    </w:div>
    <w:div w:id="93402363">
      <w:bodyDiv w:val="1"/>
      <w:marLeft w:val="0"/>
      <w:marRight w:val="0"/>
      <w:marTop w:val="0"/>
      <w:marBottom w:val="0"/>
      <w:divBdr>
        <w:top w:val="none" w:sz="0" w:space="0" w:color="auto"/>
        <w:left w:val="none" w:sz="0" w:space="0" w:color="auto"/>
        <w:bottom w:val="none" w:sz="0" w:space="0" w:color="auto"/>
        <w:right w:val="none" w:sz="0" w:space="0" w:color="auto"/>
      </w:divBdr>
      <w:divsChild>
        <w:div w:id="753281684">
          <w:marLeft w:val="979"/>
          <w:marRight w:val="0"/>
          <w:marTop w:val="84"/>
          <w:marBottom w:val="84"/>
          <w:divBdr>
            <w:top w:val="none" w:sz="0" w:space="0" w:color="auto"/>
            <w:left w:val="none" w:sz="0" w:space="0" w:color="auto"/>
            <w:bottom w:val="none" w:sz="0" w:space="0" w:color="auto"/>
            <w:right w:val="none" w:sz="0" w:space="0" w:color="auto"/>
          </w:divBdr>
        </w:div>
      </w:divsChild>
    </w:div>
    <w:div w:id="152569414">
      <w:bodyDiv w:val="1"/>
      <w:marLeft w:val="0"/>
      <w:marRight w:val="0"/>
      <w:marTop w:val="0"/>
      <w:marBottom w:val="0"/>
      <w:divBdr>
        <w:top w:val="none" w:sz="0" w:space="0" w:color="auto"/>
        <w:left w:val="none" w:sz="0" w:space="0" w:color="auto"/>
        <w:bottom w:val="none" w:sz="0" w:space="0" w:color="auto"/>
        <w:right w:val="none" w:sz="0" w:space="0" w:color="auto"/>
      </w:divBdr>
      <w:divsChild>
        <w:div w:id="631519607">
          <w:marLeft w:val="979"/>
          <w:marRight w:val="0"/>
          <w:marTop w:val="84"/>
          <w:marBottom w:val="84"/>
          <w:divBdr>
            <w:top w:val="none" w:sz="0" w:space="0" w:color="auto"/>
            <w:left w:val="none" w:sz="0" w:space="0" w:color="auto"/>
            <w:bottom w:val="none" w:sz="0" w:space="0" w:color="auto"/>
            <w:right w:val="none" w:sz="0" w:space="0" w:color="auto"/>
          </w:divBdr>
        </w:div>
        <w:div w:id="692848658">
          <w:marLeft w:val="1483"/>
          <w:marRight w:val="0"/>
          <w:marTop w:val="84"/>
          <w:marBottom w:val="84"/>
          <w:divBdr>
            <w:top w:val="none" w:sz="0" w:space="0" w:color="auto"/>
            <w:left w:val="none" w:sz="0" w:space="0" w:color="auto"/>
            <w:bottom w:val="none" w:sz="0" w:space="0" w:color="auto"/>
            <w:right w:val="none" w:sz="0" w:space="0" w:color="auto"/>
          </w:divBdr>
        </w:div>
        <w:div w:id="594435689">
          <w:marLeft w:val="1483"/>
          <w:marRight w:val="0"/>
          <w:marTop w:val="84"/>
          <w:marBottom w:val="84"/>
          <w:divBdr>
            <w:top w:val="none" w:sz="0" w:space="0" w:color="auto"/>
            <w:left w:val="none" w:sz="0" w:space="0" w:color="auto"/>
            <w:bottom w:val="none" w:sz="0" w:space="0" w:color="auto"/>
            <w:right w:val="none" w:sz="0" w:space="0" w:color="auto"/>
          </w:divBdr>
        </w:div>
        <w:div w:id="372730509">
          <w:marLeft w:val="1483"/>
          <w:marRight w:val="0"/>
          <w:marTop w:val="84"/>
          <w:marBottom w:val="84"/>
          <w:divBdr>
            <w:top w:val="none" w:sz="0" w:space="0" w:color="auto"/>
            <w:left w:val="none" w:sz="0" w:space="0" w:color="auto"/>
            <w:bottom w:val="none" w:sz="0" w:space="0" w:color="auto"/>
            <w:right w:val="none" w:sz="0" w:space="0" w:color="auto"/>
          </w:divBdr>
        </w:div>
        <w:div w:id="1115293832">
          <w:marLeft w:val="1483"/>
          <w:marRight w:val="0"/>
          <w:marTop w:val="84"/>
          <w:marBottom w:val="84"/>
          <w:divBdr>
            <w:top w:val="none" w:sz="0" w:space="0" w:color="auto"/>
            <w:left w:val="none" w:sz="0" w:space="0" w:color="auto"/>
            <w:bottom w:val="none" w:sz="0" w:space="0" w:color="auto"/>
            <w:right w:val="none" w:sz="0" w:space="0" w:color="auto"/>
          </w:divBdr>
        </w:div>
        <w:div w:id="1444108247">
          <w:marLeft w:val="1483"/>
          <w:marRight w:val="0"/>
          <w:marTop w:val="84"/>
          <w:marBottom w:val="84"/>
          <w:divBdr>
            <w:top w:val="none" w:sz="0" w:space="0" w:color="auto"/>
            <w:left w:val="none" w:sz="0" w:space="0" w:color="auto"/>
            <w:bottom w:val="none" w:sz="0" w:space="0" w:color="auto"/>
            <w:right w:val="none" w:sz="0" w:space="0" w:color="auto"/>
          </w:divBdr>
        </w:div>
        <w:div w:id="1782455234">
          <w:marLeft w:val="1483"/>
          <w:marRight w:val="0"/>
          <w:marTop w:val="84"/>
          <w:marBottom w:val="84"/>
          <w:divBdr>
            <w:top w:val="none" w:sz="0" w:space="0" w:color="auto"/>
            <w:left w:val="none" w:sz="0" w:space="0" w:color="auto"/>
            <w:bottom w:val="none" w:sz="0" w:space="0" w:color="auto"/>
            <w:right w:val="none" w:sz="0" w:space="0" w:color="auto"/>
          </w:divBdr>
        </w:div>
        <w:div w:id="1662806038">
          <w:marLeft w:val="1483"/>
          <w:marRight w:val="0"/>
          <w:marTop w:val="84"/>
          <w:marBottom w:val="84"/>
          <w:divBdr>
            <w:top w:val="none" w:sz="0" w:space="0" w:color="auto"/>
            <w:left w:val="none" w:sz="0" w:space="0" w:color="auto"/>
            <w:bottom w:val="none" w:sz="0" w:space="0" w:color="auto"/>
            <w:right w:val="none" w:sz="0" w:space="0" w:color="auto"/>
          </w:divBdr>
        </w:div>
        <w:div w:id="1063258077">
          <w:marLeft w:val="1483"/>
          <w:marRight w:val="0"/>
          <w:marTop w:val="84"/>
          <w:marBottom w:val="84"/>
          <w:divBdr>
            <w:top w:val="none" w:sz="0" w:space="0" w:color="auto"/>
            <w:left w:val="none" w:sz="0" w:space="0" w:color="auto"/>
            <w:bottom w:val="none" w:sz="0" w:space="0" w:color="auto"/>
            <w:right w:val="none" w:sz="0" w:space="0" w:color="auto"/>
          </w:divBdr>
        </w:div>
        <w:div w:id="888804815">
          <w:marLeft w:val="1483"/>
          <w:marRight w:val="0"/>
          <w:marTop w:val="84"/>
          <w:marBottom w:val="84"/>
          <w:divBdr>
            <w:top w:val="none" w:sz="0" w:space="0" w:color="auto"/>
            <w:left w:val="none" w:sz="0" w:space="0" w:color="auto"/>
            <w:bottom w:val="none" w:sz="0" w:space="0" w:color="auto"/>
            <w:right w:val="none" w:sz="0" w:space="0" w:color="auto"/>
          </w:divBdr>
        </w:div>
        <w:div w:id="878854162">
          <w:marLeft w:val="1483"/>
          <w:marRight w:val="0"/>
          <w:marTop w:val="84"/>
          <w:marBottom w:val="84"/>
          <w:divBdr>
            <w:top w:val="none" w:sz="0" w:space="0" w:color="auto"/>
            <w:left w:val="none" w:sz="0" w:space="0" w:color="auto"/>
            <w:bottom w:val="none" w:sz="0" w:space="0" w:color="auto"/>
            <w:right w:val="none" w:sz="0" w:space="0" w:color="auto"/>
          </w:divBdr>
        </w:div>
      </w:divsChild>
    </w:div>
    <w:div w:id="181745929">
      <w:bodyDiv w:val="1"/>
      <w:marLeft w:val="0"/>
      <w:marRight w:val="0"/>
      <w:marTop w:val="0"/>
      <w:marBottom w:val="0"/>
      <w:divBdr>
        <w:top w:val="none" w:sz="0" w:space="0" w:color="auto"/>
        <w:left w:val="none" w:sz="0" w:space="0" w:color="auto"/>
        <w:bottom w:val="none" w:sz="0" w:space="0" w:color="auto"/>
        <w:right w:val="none" w:sz="0" w:space="0" w:color="auto"/>
      </w:divBdr>
      <w:divsChild>
        <w:div w:id="759912534">
          <w:marLeft w:val="979"/>
          <w:marRight w:val="0"/>
          <w:marTop w:val="84"/>
          <w:marBottom w:val="84"/>
          <w:divBdr>
            <w:top w:val="none" w:sz="0" w:space="0" w:color="auto"/>
            <w:left w:val="none" w:sz="0" w:space="0" w:color="auto"/>
            <w:bottom w:val="none" w:sz="0" w:space="0" w:color="auto"/>
            <w:right w:val="none" w:sz="0" w:space="0" w:color="auto"/>
          </w:divBdr>
        </w:div>
        <w:div w:id="15085786">
          <w:marLeft w:val="1483"/>
          <w:marRight w:val="0"/>
          <w:marTop w:val="0"/>
          <w:marBottom w:val="0"/>
          <w:divBdr>
            <w:top w:val="none" w:sz="0" w:space="0" w:color="auto"/>
            <w:left w:val="none" w:sz="0" w:space="0" w:color="auto"/>
            <w:bottom w:val="none" w:sz="0" w:space="0" w:color="auto"/>
            <w:right w:val="none" w:sz="0" w:space="0" w:color="auto"/>
          </w:divBdr>
        </w:div>
        <w:div w:id="942110503">
          <w:marLeft w:val="1483"/>
          <w:marRight w:val="0"/>
          <w:marTop w:val="0"/>
          <w:marBottom w:val="0"/>
          <w:divBdr>
            <w:top w:val="none" w:sz="0" w:space="0" w:color="auto"/>
            <w:left w:val="none" w:sz="0" w:space="0" w:color="auto"/>
            <w:bottom w:val="none" w:sz="0" w:space="0" w:color="auto"/>
            <w:right w:val="none" w:sz="0" w:space="0" w:color="auto"/>
          </w:divBdr>
        </w:div>
        <w:div w:id="788619940">
          <w:marLeft w:val="1483"/>
          <w:marRight w:val="0"/>
          <w:marTop w:val="0"/>
          <w:marBottom w:val="0"/>
          <w:divBdr>
            <w:top w:val="none" w:sz="0" w:space="0" w:color="auto"/>
            <w:left w:val="none" w:sz="0" w:space="0" w:color="auto"/>
            <w:bottom w:val="none" w:sz="0" w:space="0" w:color="auto"/>
            <w:right w:val="none" w:sz="0" w:space="0" w:color="auto"/>
          </w:divBdr>
        </w:div>
        <w:div w:id="1168785295">
          <w:marLeft w:val="1483"/>
          <w:marRight w:val="0"/>
          <w:marTop w:val="0"/>
          <w:marBottom w:val="0"/>
          <w:divBdr>
            <w:top w:val="none" w:sz="0" w:space="0" w:color="auto"/>
            <w:left w:val="none" w:sz="0" w:space="0" w:color="auto"/>
            <w:bottom w:val="none" w:sz="0" w:space="0" w:color="auto"/>
            <w:right w:val="none" w:sz="0" w:space="0" w:color="auto"/>
          </w:divBdr>
        </w:div>
        <w:div w:id="1882550907">
          <w:marLeft w:val="1483"/>
          <w:marRight w:val="0"/>
          <w:marTop w:val="0"/>
          <w:marBottom w:val="0"/>
          <w:divBdr>
            <w:top w:val="none" w:sz="0" w:space="0" w:color="auto"/>
            <w:left w:val="none" w:sz="0" w:space="0" w:color="auto"/>
            <w:bottom w:val="none" w:sz="0" w:space="0" w:color="auto"/>
            <w:right w:val="none" w:sz="0" w:space="0" w:color="auto"/>
          </w:divBdr>
        </w:div>
        <w:div w:id="214775174">
          <w:marLeft w:val="1483"/>
          <w:marRight w:val="0"/>
          <w:marTop w:val="0"/>
          <w:marBottom w:val="0"/>
          <w:divBdr>
            <w:top w:val="none" w:sz="0" w:space="0" w:color="auto"/>
            <w:left w:val="none" w:sz="0" w:space="0" w:color="auto"/>
            <w:bottom w:val="none" w:sz="0" w:space="0" w:color="auto"/>
            <w:right w:val="none" w:sz="0" w:space="0" w:color="auto"/>
          </w:divBdr>
        </w:div>
        <w:div w:id="1653950295">
          <w:marLeft w:val="1483"/>
          <w:marRight w:val="0"/>
          <w:marTop w:val="0"/>
          <w:marBottom w:val="0"/>
          <w:divBdr>
            <w:top w:val="none" w:sz="0" w:space="0" w:color="auto"/>
            <w:left w:val="none" w:sz="0" w:space="0" w:color="auto"/>
            <w:bottom w:val="none" w:sz="0" w:space="0" w:color="auto"/>
            <w:right w:val="none" w:sz="0" w:space="0" w:color="auto"/>
          </w:divBdr>
        </w:div>
        <w:div w:id="45180076">
          <w:marLeft w:val="1483"/>
          <w:marRight w:val="0"/>
          <w:marTop w:val="0"/>
          <w:marBottom w:val="0"/>
          <w:divBdr>
            <w:top w:val="none" w:sz="0" w:space="0" w:color="auto"/>
            <w:left w:val="none" w:sz="0" w:space="0" w:color="auto"/>
            <w:bottom w:val="none" w:sz="0" w:space="0" w:color="auto"/>
            <w:right w:val="none" w:sz="0" w:space="0" w:color="auto"/>
          </w:divBdr>
        </w:div>
        <w:div w:id="1086921702">
          <w:marLeft w:val="1483"/>
          <w:marRight w:val="0"/>
          <w:marTop w:val="0"/>
          <w:marBottom w:val="0"/>
          <w:divBdr>
            <w:top w:val="none" w:sz="0" w:space="0" w:color="auto"/>
            <w:left w:val="none" w:sz="0" w:space="0" w:color="auto"/>
            <w:bottom w:val="none" w:sz="0" w:space="0" w:color="auto"/>
            <w:right w:val="none" w:sz="0" w:space="0" w:color="auto"/>
          </w:divBdr>
        </w:div>
        <w:div w:id="1598439633">
          <w:marLeft w:val="1483"/>
          <w:marRight w:val="0"/>
          <w:marTop w:val="0"/>
          <w:marBottom w:val="0"/>
          <w:divBdr>
            <w:top w:val="none" w:sz="0" w:space="0" w:color="auto"/>
            <w:left w:val="none" w:sz="0" w:space="0" w:color="auto"/>
            <w:bottom w:val="none" w:sz="0" w:space="0" w:color="auto"/>
            <w:right w:val="none" w:sz="0" w:space="0" w:color="auto"/>
          </w:divBdr>
        </w:div>
        <w:div w:id="659505257">
          <w:marLeft w:val="1483"/>
          <w:marRight w:val="0"/>
          <w:marTop w:val="0"/>
          <w:marBottom w:val="0"/>
          <w:divBdr>
            <w:top w:val="none" w:sz="0" w:space="0" w:color="auto"/>
            <w:left w:val="none" w:sz="0" w:space="0" w:color="auto"/>
            <w:bottom w:val="none" w:sz="0" w:space="0" w:color="auto"/>
            <w:right w:val="none" w:sz="0" w:space="0" w:color="auto"/>
          </w:divBdr>
        </w:div>
      </w:divsChild>
    </w:div>
    <w:div w:id="581792496">
      <w:bodyDiv w:val="1"/>
      <w:marLeft w:val="0"/>
      <w:marRight w:val="0"/>
      <w:marTop w:val="0"/>
      <w:marBottom w:val="0"/>
      <w:divBdr>
        <w:top w:val="none" w:sz="0" w:space="0" w:color="auto"/>
        <w:left w:val="none" w:sz="0" w:space="0" w:color="auto"/>
        <w:bottom w:val="none" w:sz="0" w:space="0" w:color="auto"/>
        <w:right w:val="none" w:sz="0" w:space="0" w:color="auto"/>
      </w:divBdr>
      <w:divsChild>
        <w:div w:id="2015298565">
          <w:marLeft w:val="979"/>
          <w:marRight w:val="0"/>
          <w:marTop w:val="84"/>
          <w:marBottom w:val="84"/>
          <w:divBdr>
            <w:top w:val="none" w:sz="0" w:space="0" w:color="auto"/>
            <w:left w:val="none" w:sz="0" w:space="0" w:color="auto"/>
            <w:bottom w:val="none" w:sz="0" w:space="0" w:color="auto"/>
            <w:right w:val="none" w:sz="0" w:space="0" w:color="auto"/>
          </w:divBdr>
        </w:div>
        <w:div w:id="860515193">
          <w:marLeft w:val="1483"/>
          <w:marRight w:val="0"/>
          <w:marTop w:val="0"/>
          <w:marBottom w:val="0"/>
          <w:divBdr>
            <w:top w:val="none" w:sz="0" w:space="0" w:color="auto"/>
            <w:left w:val="none" w:sz="0" w:space="0" w:color="auto"/>
            <w:bottom w:val="none" w:sz="0" w:space="0" w:color="auto"/>
            <w:right w:val="none" w:sz="0" w:space="0" w:color="auto"/>
          </w:divBdr>
        </w:div>
        <w:div w:id="705376325">
          <w:marLeft w:val="1483"/>
          <w:marRight w:val="0"/>
          <w:marTop w:val="0"/>
          <w:marBottom w:val="0"/>
          <w:divBdr>
            <w:top w:val="none" w:sz="0" w:space="0" w:color="auto"/>
            <w:left w:val="none" w:sz="0" w:space="0" w:color="auto"/>
            <w:bottom w:val="none" w:sz="0" w:space="0" w:color="auto"/>
            <w:right w:val="none" w:sz="0" w:space="0" w:color="auto"/>
          </w:divBdr>
        </w:div>
        <w:div w:id="1856797692">
          <w:marLeft w:val="1483"/>
          <w:marRight w:val="0"/>
          <w:marTop w:val="0"/>
          <w:marBottom w:val="0"/>
          <w:divBdr>
            <w:top w:val="none" w:sz="0" w:space="0" w:color="auto"/>
            <w:left w:val="none" w:sz="0" w:space="0" w:color="auto"/>
            <w:bottom w:val="none" w:sz="0" w:space="0" w:color="auto"/>
            <w:right w:val="none" w:sz="0" w:space="0" w:color="auto"/>
          </w:divBdr>
        </w:div>
        <w:div w:id="227500724">
          <w:marLeft w:val="1483"/>
          <w:marRight w:val="0"/>
          <w:marTop w:val="0"/>
          <w:marBottom w:val="0"/>
          <w:divBdr>
            <w:top w:val="none" w:sz="0" w:space="0" w:color="auto"/>
            <w:left w:val="none" w:sz="0" w:space="0" w:color="auto"/>
            <w:bottom w:val="none" w:sz="0" w:space="0" w:color="auto"/>
            <w:right w:val="none" w:sz="0" w:space="0" w:color="auto"/>
          </w:divBdr>
        </w:div>
        <w:div w:id="1037663765">
          <w:marLeft w:val="1483"/>
          <w:marRight w:val="0"/>
          <w:marTop w:val="0"/>
          <w:marBottom w:val="0"/>
          <w:divBdr>
            <w:top w:val="none" w:sz="0" w:space="0" w:color="auto"/>
            <w:left w:val="none" w:sz="0" w:space="0" w:color="auto"/>
            <w:bottom w:val="none" w:sz="0" w:space="0" w:color="auto"/>
            <w:right w:val="none" w:sz="0" w:space="0" w:color="auto"/>
          </w:divBdr>
        </w:div>
        <w:div w:id="124201127">
          <w:marLeft w:val="1483"/>
          <w:marRight w:val="0"/>
          <w:marTop w:val="0"/>
          <w:marBottom w:val="0"/>
          <w:divBdr>
            <w:top w:val="none" w:sz="0" w:space="0" w:color="auto"/>
            <w:left w:val="none" w:sz="0" w:space="0" w:color="auto"/>
            <w:bottom w:val="none" w:sz="0" w:space="0" w:color="auto"/>
            <w:right w:val="none" w:sz="0" w:space="0" w:color="auto"/>
          </w:divBdr>
        </w:div>
        <w:div w:id="903026113">
          <w:marLeft w:val="1483"/>
          <w:marRight w:val="0"/>
          <w:marTop w:val="0"/>
          <w:marBottom w:val="0"/>
          <w:divBdr>
            <w:top w:val="none" w:sz="0" w:space="0" w:color="auto"/>
            <w:left w:val="none" w:sz="0" w:space="0" w:color="auto"/>
            <w:bottom w:val="none" w:sz="0" w:space="0" w:color="auto"/>
            <w:right w:val="none" w:sz="0" w:space="0" w:color="auto"/>
          </w:divBdr>
        </w:div>
        <w:div w:id="777675646">
          <w:marLeft w:val="1483"/>
          <w:marRight w:val="0"/>
          <w:marTop w:val="0"/>
          <w:marBottom w:val="0"/>
          <w:divBdr>
            <w:top w:val="none" w:sz="0" w:space="0" w:color="auto"/>
            <w:left w:val="none" w:sz="0" w:space="0" w:color="auto"/>
            <w:bottom w:val="none" w:sz="0" w:space="0" w:color="auto"/>
            <w:right w:val="none" w:sz="0" w:space="0" w:color="auto"/>
          </w:divBdr>
        </w:div>
        <w:div w:id="1964341485">
          <w:marLeft w:val="1483"/>
          <w:marRight w:val="0"/>
          <w:marTop w:val="0"/>
          <w:marBottom w:val="0"/>
          <w:divBdr>
            <w:top w:val="none" w:sz="0" w:space="0" w:color="auto"/>
            <w:left w:val="none" w:sz="0" w:space="0" w:color="auto"/>
            <w:bottom w:val="none" w:sz="0" w:space="0" w:color="auto"/>
            <w:right w:val="none" w:sz="0" w:space="0" w:color="auto"/>
          </w:divBdr>
        </w:div>
        <w:div w:id="1235241799">
          <w:marLeft w:val="1483"/>
          <w:marRight w:val="0"/>
          <w:marTop w:val="0"/>
          <w:marBottom w:val="0"/>
          <w:divBdr>
            <w:top w:val="none" w:sz="0" w:space="0" w:color="auto"/>
            <w:left w:val="none" w:sz="0" w:space="0" w:color="auto"/>
            <w:bottom w:val="none" w:sz="0" w:space="0" w:color="auto"/>
            <w:right w:val="none" w:sz="0" w:space="0" w:color="auto"/>
          </w:divBdr>
        </w:div>
        <w:div w:id="90054522">
          <w:marLeft w:val="1483"/>
          <w:marRight w:val="0"/>
          <w:marTop w:val="0"/>
          <w:marBottom w:val="0"/>
          <w:divBdr>
            <w:top w:val="none" w:sz="0" w:space="0" w:color="auto"/>
            <w:left w:val="none" w:sz="0" w:space="0" w:color="auto"/>
            <w:bottom w:val="none" w:sz="0" w:space="0" w:color="auto"/>
            <w:right w:val="none" w:sz="0" w:space="0" w:color="auto"/>
          </w:divBdr>
        </w:div>
      </w:divsChild>
    </w:div>
    <w:div w:id="923999815">
      <w:bodyDiv w:val="1"/>
      <w:marLeft w:val="0"/>
      <w:marRight w:val="0"/>
      <w:marTop w:val="0"/>
      <w:marBottom w:val="0"/>
      <w:divBdr>
        <w:top w:val="none" w:sz="0" w:space="0" w:color="auto"/>
        <w:left w:val="none" w:sz="0" w:space="0" w:color="auto"/>
        <w:bottom w:val="none" w:sz="0" w:space="0" w:color="auto"/>
        <w:right w:val="none" w:sz="0" w:space="0" w:color="auto"/>
      </w:divBdr>
    </w:div>
    <w:div w:id="949241690">
      <w:bodyDiv w:val="1"/>
      <w:marLeft w:val="0"/>
      <w:marRight w:val="0"/>
      <w:marTop w:val="0"/>
      <w:marBottom w:val="0"/>
      <w:divBdr>
        <w:top w:val="none" w:sz="0" w:space="0" w:color="auto"/>
        <w:left w:val="none" w:sz="0" w:space="0" w:color="auto"/>
        <w:bottom w:val="none" w:sz="0" w:space="0" w:color="auto"/>
        <w:right w:val="none" w:sz="0" w:space="0" w:color="auto"/>
      </w:divBdr>
    </w:div>
    <w:div w:id="1085150978">
      <w:bodyDiv w:val="1"/>
      <w:marLeft w:val="0"/>
      <w:marRight w:val="0"/>
      <w:marTop w:val="0"/>
      <w:marBottom w:val="0"/>
      <w:divBdr>
        <w:top w:val="none" w:sz="0" w:space="0" w:color="auto"/>
        <w:left w:val="none" w:sz="0" w:space="0" w:color="auto"/>
        <w:bottom w:val="none" w:sz="0" w:space="0" w:color="auto"/>
        <w:right w:val="none" w:sz="0" w:space="0" w:color="auto"/>
      </w:divBdr>
      <w:divsChild>
        <w:div w:id="775518999">
          <w:marLeft w:val="979"/>
          <w:marRight w:val="0"/>
          <w:marTop w:val="84"/>
          <w:marBottom w:val="84"/>
          <w:divBdr>
            <w:top w:val="none" w:sz="0" w:space="0" w:color="auto"/>
            <w:left w:val="none" w:sz="0" w:space="0" w:color="auto"/>
            <w:bottom w:val="none" w:sz="0" w:space="0" w:color="auto"/>
            <w:right w:val="none" w:sz="0" w:space="0" w:color="auto"/>
          </w:divBdr>
        </w:div>
        <w:div w:id="1352338759">
          <w:marLeft w:val="1483"/>
          <w:marRight w:val="0"/>
          <w:marTop w:val="84"/>
          <w:marBottom w:val="84"/>
          <w:divBdr>
            <w:top w:val="none" w:sz="0" w:space="0" w:color="auto"/>
            <w:left w:val="none" w:sz="0" w:space="0" w:color="auto"/>
            <w:bottom w:val="none" w:sz="0" w:space="0" w:color="auto"/>
            <w:right w:val="none" w:sz="0" w:space="0" w:color="auto"/>
          </w:divBdr>
        </w:div>
        <w:div w:id="1452550618">
          <w:marLeft w:val="1483"/>
          <w:marRight w:val="0"/>
          <w:marTop w:val="84"/>
          <w:marBottom w:val="84"/>
          <w:divBdr>
            <w:top w:val="none" w:sz="0" w:space="0" w:color="auto"/>
            <w:left w:val="none" w:sz="0" w:space="0" w:color="auto"/>
            <w:bottom w:val="none" w:sz="0" w:space="0" w:color="auto"/>
            <w:right w:val="none" w:sz="0" w:space="0" w:color="auto"/>
          </w:divBdr>
        </w:div>
        <w:div w:id="717628198">
          <w:marLeft w:val="1483"/>
          <w:marRight w:val="0"/>
          <w:marTop w:val="84"/>
          <w:marBottom w:val="84"/>
          <w:divBdr>
            <w:top w:val="none" w:sz="0" w:space="0" w:color="auto"/>
            <w:left w:val="none" w:sz="0" w:space="0" w:color="auto"/>
            <w:bottom w:val="none" w:sz="0" w:space="0" w:color="auto"/>
            <w:right w:val="none" w:sz="0" w:space="0" w:color="auto"/>
          </w:divBdr>
        </w:div>
        <w:div w:id="1829861292">
          <w:marLeft w:val="1483"/>
          <w:marRight w:val="0"/>
          <w:marTop w:val="84"/>
          <w:marBottom w:val="84"/>
          <w:divBdr>
            <w:top w:val="none" w:sz="0" w:space="0" w:color="auto"/>
            <w:left w:val="none" w:sz="0" w:space="0" w:color="auto"/>
            <w:bottom w:val="none" w:sz="0" w:space="0" w:color="auto"/>
            <w:right w:val="none" w:sz="0" w:space="0" w:color="auto"/>
          </w:divBdr>
        </w:div>
        <w:div w:id="768280685">
          <w:marLeft w:val="1483"/>
          <w:marRight w:val="0"/>
          <w:marTop w:val="84"/>
          <w:marBottom w:val="84"/>
          <w:divBdr>
            <w:top w:val="none" w:sz="0" w:space="0" w:color="auto"/>
            <w:left w:val="none" w:sz="0" w:space="0" w:color="auto"/>
            <w:bottom w:val="none" w:sz="0" w:space="0" w:color="auto"/>
            <w:right w:val="none" w:sz="0" w:space="0" w:color="auto"/>
          </w:divBdr>
        </w:div>
        <w:div w:id="1382940746">
          <w:marLeft w:val="1483"/>
          <w:marRight w:val="0"/>
          <w:marTop w:val="84"/>
          <w:marBottom w:val="84"/>
          <w:divBdr>
            <w:top w:val="none" w:sz="0" w:space="0" w:color="auto"/>
            <w:left w:val="none" w:sz="0" w:space="0" w:color="auto"/>
            <w:bottom w:val="none" w:sz="0" w:space="0" w:color="auto"/>
            <w:right w:val="none" w:sz="0" w:space="0" w:color="auto"/>
          </w:divBdr>
        </w:div>
        <w:div w:id="590090169">
          <w:marLeft w:val="1483"/>
          <w:marRight w:val="0"/>
          <w:marTop w:val="84"/>
          <w:marBottom w:val="84"/>
          <w:divBdr>
            <w:top w:val="none" w:sz="0" w:space="0" w:color="auto"/>
            <w:left w:val="none" w:sz="0" w:space="0" w:color="auto"/>
            <w:bottom w:val="none" w:sz="0" w:space="0" w:color="auto"/>
            <w:right w:val="none" w:sz="0" w:space="0" w:color="auto"/>
          </w:divBdr>
        </w:div>
      </w:divsChild>
    </w:div>
    <w:div w:id="1220092750">
      <w:bodyDiv w:val="1"/>
      <w:marLeft w:val="0"/>
      <w:marRight w:val="0"/>
      <w:marTop w:val="0"/>
      <w:marBottom w:val="0"/>
      <w:divBdr>
        <w:top w:val="none" w:sz="0" w:space="0" w:color="auto"/>
        <w:left w:val="none" w:sz="0" w:space="0" w:color="auto"/>
        <w:bottom w:val="none" w:sz="0" w:space="0" w:color="auto"/>
        <w:right w:val="none" w:sz="0" w:space="0" w:color="auto"/>
      </w:divBdr>
    </w:div>
    <w:div w:id="1247224870">
      <w:bodyDiv w:val="1"/>
      <w:marLeft w:val="0"/>
      <w:marRight w:val="0"/>
      <w:marTop w:val="0"/>
      <w:marBottom w:val="0"/>
      <w:divBdr>
        <w:top w:val="none" w:sz="0" w:space="0" w:color="auto"/>
        <w:left w:val="none" w:sz="0" w:space="0" w:color="auto"/>
        <w:bottom w:val="none" w:sz="0" w:space="0" w:color="auto"/>
        <w:right w:val="none" w:sz="0" w:space="0" w:color="auto"/>
      </w:divBdr>
      <w:divsChild>
        <w:div w:id="1836723106">
          <w:marLeft w:val="979"/>
          <w:marRight w:val="0"/>
          <w:marTop w:val="84"/>
          <w:marBottom w:val="84"/>
          <w:divBdr>
            <w:top w:val="none" w:sz="0" w:space="0" w:color="auto"/>
            <w:left w:val="none" w:sz="0" w:space="0" w:color="auto"/>
            <w:bottom w:val="none" w:sz="0" w:space="0" w:color="auto"/>
            <w:right w:val="none" w:sz="0" w:space="0" w:color="auto"/>
          </w:divBdr>
        </w:div>
        <w:div w:id="1842696318">
          <w:marLeft w:val="1483"/>
          <w:marRight w:val="0"/>
          <w:marTop w:val="84"/>
          <w:marBottom w:val="84"/>
          <w:divBdr>
            <w:top w:val="none" w:sz="0" w:space="0" w:color="auto"/>
            <w:left w:val="none" w:sz="0" w:space="0" w:color="auto"/>
            <w:bottom w:val="none" w:sz="0" w:space="0" w:color="auto"/>
            <w:right w:val="none" w:sz="0" w:space="0" w:color="auto"/>
          </w:divBdr>
        </w:div>
        <w:div w:id="353269348">
          <w:marLeft w:val="1483"/>
          <w:marRight w:val="0"/>
          <w:marTop w:val="84"/>
          <w:marBottom w:val="84"/>
          <w:divBdr>
            <w:top w:val="none" w:sz="0" w:space="0" w:color="auto"/>
            <w:left w:val="none" w:sz="0" w:space="0" w:color="auto"/>
            <w:bottom w:val="none" w:sz="0" w:space="0" w:color="auto"/>
            <w:right w:val="none" w:sz="0" w:space="0" w:color="auto"/>
          </w:divBdr>
        </w:div>
        <w:div w:id="107965991">
          <w:marLeft w:val="1483"/>
          <w:marRight w:val="0"/>
          <w:marTop w:val="84"/>
          <w:marBottom w:val="84"/>
          <w:divBdr>
            <w:top w:val="none" w:sz="0" w:space="0" w:color="auto"/>
            <w:left w:val="none" w:sz="0" w:space="0" w:color="auto"/>
            <w:bottom w:val="none" w:sz="0" w:space="0" w:color="auto"/>
            <w:right w:val="none" w:sz="0" w:space="0" w:color="auto"/>
          </w:divBdr>
        </w:div>
        <w:div w:id="2114400381">
          <w:marLeft w:val="1483"/>
          <w:marRight w:val="0"/>
          <w:marTop w:val="84"/>
          <w:marBottom w:val="84"/>
          <w:divBdr>
            <w:top w:val="none" w:sz="0" w:space="0" w:color="auto"/>
            <w:left w:val="none" w:sz="0" w:space="0" w:color="auto"/>
            <w:bottom w:val="none" w:sz="0" w:space="0" w:color="auto"/>
            <w:right w:val="none" w:sz="0" w:space="0" w:color="auto"/>
          </w:divBdr>
        </w:div>
      </w:divsChild>
    </w:div>
    <w:div w:id="1372612354">
      <w:bodyDiv w:val="1"/>
      <w:marLeft w:val="0"/>
      <w:marRight w:val="0"/>
      <w:marTop w:val="0"/>
      <w:marBottom w:val="0"/>
      <w:divBdr>
        <w:top w:val="none" w:sz="0" w:space="0" w:color="auto"/>
        <w:left w:val="none" w:sz="0" w:space="0" w:color="auto"/>
        <w:bottom w:val="none" w:sz="0" w:space="0" w:color="auto"/>
        <w:right w:val="none" w:sz="0" w:space="0" w:color="auto"/>
      </w:divBdr>
      <w:divsChild>
        <w:div w:id="158229523">
          <w:marLeft w:val="979"/>
          <w:marRight w:val="0"/>
          <w:marTop w:val="84"/>
          <w:marBottom w:val="84"/>
          <w:divBdr>
            <w:top w:val="none" w:sz="0" w:space="0" w:color="auto"/>
            <w:left w:val="none" w:sz="0" w:space="0" w:color="auto"/>
            <w:bottom w:val="none" w:sz="0" w:space="0" w:color="auto"/>
            <w:right w:val="none" w:sz="0" w:space="0" w:color="auto"/>
          </w:divBdr>
        </w:div>
      </w:divsChild>
    </w:div>
    <w:div w:id="1457984109">
      <w:bodyDiv w:val="1"/>
      <w:marLeft w:val="0"/>
      <w:marRight w:val="0"/>
      <w:marTop w:val="0"/>
      <w:marBottom w:val="0"/>
      <w:divBdr>
        <w:top w:val="none" w:sz="0" w:space="0" w:color="auto"/>
        <w:left w:val="none" w:sz="0" w:space="0" w:color="auto"/>
        <w:bottom w:val="none" w:sz="0" w:space="0" w:color="auto"/>
        <w:right w:val="none" w:sz="0" w:space="0" w:color="auto"/>
      </w:divBdr>
    </w:div>
    <w:div w:id="1468471282">
      <w:bodyDiv w:val="1"/>
      <w:marLeft w:val="0"/>
      <w:marRight w:val="0"/>
      <w:marTop w:val="0"/>
      <w:marBottom w:val="0"/>
      <w:divBdr>
        <w:top w:val="none" w:sz="0" w:space="0" w:color="auto"/>
        <w:left w:val="none" w:sz="0" w:space="0" w:color="auto"/>
        <w:bottom w:val="none" w:sz="0" w:space="0" w:color="auto"/>
        <w:right w:val="none" w:sz="0" w:space="0" w:color="auto"/>
      </w:divBdr>
      <w:divsChild>
        <w:div w:id="466777116">
          <w:marLeft w:val="979"/>
          <w:marRight w:val="0"/>
          <w:marTop w:val="84"/>
          <w:marBottom w:val="84"/>
          <w:divBdr>
            <w:top w:val="none" w:sz="0" w:space="0" w:color="auto"/>
            <w:left w:val="none" w:sz="0" w:space="0" w:color="auto"/>
            <w:bottom w:val="none" w:sz="0" w:space="0" w:color="auto"/>
            <w:right w:val="none" w:sz="0" w:space="0" w:color="auto"/>
          </w:divBdr>
        </w:div>
        <w:div w:id="2014911826">
          <w:marLeft w:val="1483"/>
          <w:marRight w:val="0"/>
          <w:marTop w:val="84"/>
          <w:marBottom w:val="84"/>
          <w:divBdr>
            <w:top w:val="none" w:sz="0" w:space="0" w:color="auto"/>
            <w:left w:val="none" w:sz="0" w:space="0" w:color="auto"/>
            <w:bottom w:val="none" w:sz="0" w:space="0" w:color="auto"/>
            <w:right w:val="none" w:sz="0" w:space="0" w:color="auto"/>
          </w:divBdr>
        </w:div>
      </w:divsChild>
    </w:div>
    <w:div w:id="1757744581">
      <w:bodyDiv w:val="1"/>
      <w:marLeft w:val="0"/>
      <w:marRight w:val="0"/>
      <w:marTop w:val="0"/>
      <w:marBottom w:val="0"/>
      <w:divBdr>
        <w:top w:val="none" w:sz="0" w:space="0" w:color="auto"/>
        <w:left w:val="none" w:sz="0" w:space="0" w:color="auto"/>
        <w:bottom w:val="none" w:sz="0" w:space="0" w:color="auto"/>
        <w:right w:val="none" w:sz="0" w:space="0" w:color="auto"/>
      </w:divBdr>
      <w:divsChild>
        <w:div w:id="693649186">
          <w:marLeft w:val="1483"/>
          <w:marRight w:val="0"/>
          <w:marTop w:val="84"/>
          <w:marBottom w:val="84"/>
          <w:divBdr>
            <w:top w:val="none" w:sz="0" w:space="0" w:color="auto"/>
            <w:left w:val="none" w:sz="0" w:space="0" w:color="auto"/>
            <w:bottom w:val="none" w:sz="0" w:space="0" w:color="auto"/>
            <w:right w:val="none" w:sz="0" w:space="0" w:color="auto"/>
          </w:divBdr>
        </w:div>
        <w:div w:id="541401640">
          <w:marLeft w:val="1483"/>
          <w:marRight w:val="0"/>
          <w:marTop w:val="84"/>
          <w:marBottom w:val="84"/>
          <w:divBdr>
            <w:top w:val="none" w:sz="0" w:space="0" w:color="auto"/>
            <w:left w:val="none" w:sz="0" w:space="0" w:color="auto"/>
            <w:bottom w:val="none" w:sz="0" w:space="0" w:color="auto"/>
            <w:right w:val="none" w:sz="0" w:space="0" w:color="auto"/>
          </w:divBdr>
        </w:div>
        <w:div w:id="1473937378">
          <w:marLeft w:val="1483"/>
          <w:marRight w:val="0"/>
          <w:marTop w:val="84"/>
          <w:marBottom w:val="84"/>
          <w:divBdr>
            <w:top w:val="none" w:sz="0" w:space="0" w:color="auto"/>
            <w:left w:val="none" w:sz="0" w:space="0" w:color="auto"/>
            <w:bottom w:val="none" w:sz="0" w:space="0" w:color="auto"/>
            <w:right w:val="none" w:sz="0" w:space="0" w:color="auto"/>
          </w:divBdr>
        </w:div>
        <w:div w:id="520708747">
          <w:marLeft w:val="1483"/>
          <w:marRight w:val="0"/>
          <w:marTop w:val="84"/>
          <w:marBottom w:val="84"/>
          <w:divBdr>
            <w:top w:val="none" w:sz="0" w:space="0" w:color="auto"/>
            <w:left w:val="none" w:sz="0" w:space="0" w:color="auto"/>
            <w:bottom w:val="none" w:sz="0" w:space="0" w:color="auto"/>
            <w:right w:val="none" w:sz="0" w:space="0" w:color="auto"/>
          </w:divBdr>
        </w:div>
        <w:div w:id="568151687">
          <w:marLeft w:val="1483"/>
          <w:marRight w:val="0"/>
          <w:marTop w:val="84"/>
          <w:marBottom w:val="84"/>
          <w:divBdr>
            <w:top w:val="none" w:sz="0" w:space="0" w:color="auto"/>
            <w:left w:val="none" w:sz="0" w:space="0" w:color="auto"/>
            <w:bottom w:val="none" w:sz="0" w:space="0" w:color="auto"/>
            <w:right w:val="none" w:sz="0" w:space="0" w:color="auto"/>
          </w:divBdr>
        </w:div>
        <w:div w:id="790392605">
          <w:marLeft w:val="1483"/>
          <w:marRight w:val="0"/>
          <w:marTop w:val="84"/>
          <w:marBottom w:val="84"/>
          <w:divBdr>
            <w:top w:val="none" w:sz="0" w:space="0" w:color="auto"/>
            <w:left w:val="none" w:sz="0" w:space="0" w:color="auto"/>
            <w:bottom w:val="none" w:sz="0" w:space="0" w:color="auto"/>
            <w:right w:val="none" w:sz="0" w:space="0" w:color="auto"/>
          </w:divBdr>
        </w:div>
        <w:div w:id="1248266037">
          <w:marLeft w:val="1483"/>
          <w:marRight w:val="0"/>
          <w:marTop w:val="84"/>
          <w:marBottom w:val="84"/>
          <w:divBdr>
            <w:top w:val="none" w:sz="0" w:space="0" w:color="auto"/>
            <w:left w:val="none" w:sz="0" w:space="0" w:color="auto"/>
            <w:bottom w:val="none" w:sz="0" w:space="0" w:color="auto"/>
            <w:right w:val="none" w:sz="0" w:space="0" w:color="auto"/>
          </w:divBdr>
        </w:div>
        <w:div w:id="61145460">
          <w:marLeft w:val="1483"/>
          <w:marRight w:val="0"/>
          <w:marTop w:val="84"/>
          <w:marBottom w:val="84"/>
          <w:divBdr>
            <w:top w:val="none" w:sz="0" w:space="0" w:color="auto"/>
            <w:left w:val="none" w:sz="0" w:space="0" w:color="auto"/>
            <w:bottom w:val="none" w:sz="0" w:space="0" w:color="auto"/>
            <w:right w:val="none" w:sz="0" w:space="0" w:color="auto"/>
          </w:divBdr>
        </w:div>
        <w:div w:id="1324428134">
          <w:marLeft w:val="1483"/>
          <w:marRight w:val="0"/>
          <w:marTop w:val="84"/>
          <w:marBottom w:val="84"/>
          <w:divBdr>
            <w:top w:val="none" w:sz="0" w:space="0" w:color="auto"/>
            <w:left w:val="none" w:sz="0" w:space="0" w:color="auto"/>
            <w:bottom w:val="none" w:sz="0" w:space="0" w:color="auto"/>
            <w:right w:val="none" w:sz="0" w:space="0" w:color="auto"/>
          </w:divBdr>
        </w:div>
        <w:div w:id="89934175">
          <w:marLeft w:val="1483"/>
          <w:marRight w:val="0"/>
          <w:marTop w:val="84"/>
          <w:marBottom w:val="84"/>
          <w:divBdr>
            <w:top w:val="none" w:sz="0" w:space="0" w:color="auto"/>
            <w:left w:val="none" w:sz="0" w:space="0" w:color="auto"/>
            <w:bottom w:val="none" w:sz="0" w:space="0" w:color="auto"/>
            <w:right w:val="none" w:sz="0" w:space="0" w:color="auto"/>
          </w:divBdr>
        </w:div>
      </w:divsChild>
    </w:div>
    <w:div w:id="1866283266">
      <w:bodyDiv w:val="1"/>
      <w:marLeft w:val="0"/>
      <w:marRight w:val="0"/>
      <w:marTop w:val="0"/>
      <w:marBottom w:val="0"/>
      <w:divBdr>
        <w:top w:val="none" w:sz="0" w:space="0" w:color="auto"/>
        <w:left w:val="none" w:sz="0" w:space="0" w:color="auto"/>
        <w:bottom w:val="none" w:sz="0" w:space="0" w:color="auto"/>
        <w:right w:val="none" w:sz="0" w:space="0" w:color="auto"/>
      </w:divBdr>
      <w:divsChild>
        <w:div w:id="1780562786">
          <w:marLeft w:val="979"/>
          <w:marRight w:val="0"/>
          <w:marTop w:val="84"/>
          <w:marBottom w:val="84"/>
          <w:divBdr>
            <w:top w:val="none" w:sz="0" w:space="0" w:color="auto"/>
            <w:left w:val="none" w:sz="0" w:space="0" w:color="auto"/>
            <w:bottom w:val="none" w:sz="0" w:space="0" w:color="auto"/>
            <w:right w:val="none" w:sz="0" w:space="0" w:color="auto"/>
          </w:divBdr>
        </w:div>
        <w:div w:id="764420506">
          <w:marLeft w:val="979"/>
          <w:marRight w:val="0"/>
          <w:marTop w:val="84"/>
          <w:marBottom w:val="84"/>
          <w:divBdr>
            <w:top w:val="none" w:sz="0" w:space="0" w:color="auto"/>
            <w:left w:val="none" w:sz="0" w:space="0" w:color="auto"/>
            <w:bottom w:val="none" w:sz="0" w:space="0" w:color="auto"/>
            <w:right w:val="none" w:sz="0" w:space="0" w:color="auto"/>
          </w:divBdr>
        </w:div>
        <w:div w:id="775366228">
          <w:marLeft w:val="979"/>
          <w:marRight w:val="0"/>
          <w:marTop w:val="84"/>
          <w:marBottom w:val="84"/>
          <w:divBdr>
            <w:top w:val="none" w:sz="0" w:space="0" w:color="auto"/>
            <w:left w:val="none" w:sz="0" w:space="0" w:color="auto"/>
            <w:bottom w:val="none" w:sz="0" w:space="0" w:color="auto"/>
            <w:right w:val="none" w:sz="0" w:space="0" w:color="auto"/>
          </w:divBdr>
        </w:div>
      </w:divsChild>
    </w:div>
    <w:div w:id="1955594441">
      <w:bodyDiv w:val="1"/>
      <w:marLeft w:val="0"/>
      <w:marRight w:val="0"/>
      <w:marTop w:val="0"/>
      <w:marBottom w:val="0"/>
      <w:divBdr>
        <w:top w:val="none" w:sz="0" w:space="0" w:color="auto"/>
        <w:left w:val="none" w:sz="0" w:space="0" w:color="auto"/>
        <w:bottom w:val="none" w:sz="0" w:space="0" w:color="auto"/>
        <w:right w:val="none" w:sz="0" w:space="0" w:color="auto"/>
      </w:divBdr>
      <w:divsChild>
        <w:div w:id="182745204">
          <w:marLeft w:val="979"/>
          <w:marRight w:val="0"/>
          <w:marTop w:val="84"/>
          <w:marBottom w:val="84"/>
          <w:divBdr>
            <w:top w:val="none" w:sz="0" w:space="0" w:color="auto"/>
            <w:left w:val="none" w:sz="0" w:space="0" w:color="auto"/>
            <w:bottom w:val="none" w:sz="0" w:space="0" w:color="auto"/>
            <w:right w:val="none" w:sz="0" w:space="0" w:color="auto"/>
          </w:divBdr>
        </w:div>
        <w:div w:id="482738512">
          <w:marLeft w:val="1483"/>
          <w:marRight w:val="0"/>
          <w:marTop w:val="0"/>
          <w:marBottom w:val="0"/>
          <w:divBdr>
            <w:top w:val="none" w:sz="0" w:space="0" w:color="auto"/>
            <w:left w:val="none" w:sz="0" w:space="0" w:color="auto"/>
            <w:bottom w:val="none" w:sz="0" w:space="0" w:color="auto"/>
            <w:right w:val="none" w:sz="0" w:space="0" w:color="auto"/>
          </w:divBdr>
        </w:div>
        <w:div w:id="1924097721">
          <w:marLeft w:val="1483"/>
          <w:marRight w:val="0"/>
          <w:marTop w:val="0"/>
          <w:marBottom w:val="0"/>
          <w:divBdr>
            <w:top w:val="none" w:sz="0" w:space="0" w:color="auto"/>
            <w:left w:val="none" w:sz="0" w:space="0" w:color="auto"/>
            <w:bottom w:val="none" w:sz="0" w:space="0" w:color="auto"/>
            <w:right w:val="none" w:sz="0" w:space="0" w:color="auto"/>
          </w:divBdr>
        </w:div>
        <w:div w:id="1650357225">
          <w:marLeft w:val="1483"/>
          <w:marRight w:val="0"/>
          <w:marTop w:val="0"/>
          <w:marBottom w:val="0"/>
          <w:divBdr>
            <w:top w:val="none" w:sz="0" w:space="0" w:color="auto"/>
            <w:left w:val="none" w:sz="0" w:space="0" w:color="auto"/>
            <w:bottom w:val="none" w:sz="0" w:space="0" w:color="auto"/>
            <w:right w:val="none" w:sz="0" w:space="0" w:color="auto"/>
          </w:divBdr>
        </w:div>
        <w:div w:id="1578439198">
          <w:marLeft w:val="1483"/>
          <w:marRight w:val="0"/>
          <w:marTop w:val="0"/>
          <w:marBottom w:val="0"/>
          <w:divBdr>
            <w:top w:val="none" w:sz="0" w:space="0" w:color="auto"/>
            <w:left w:val="none" w:sz="0" w:space="0" w:color="auto"/>
            <w:bottom w:val="none" w:sz="0" w:space="0" w:color="auto"/>
            <w:right w:val="none" w:sz="0" w:space="0" w:color="auto"/>
          </w:divBdr>
        </w:div>
        <w:div w:id="605503400">
          <w:marLeft w:val="1483"/>
          <w:marRight w:val="0"/>
          <w:marTop w:val="0"/>
          <w:marBottom w:val="0"/>
          <w:divBdr>
            <w:top w:val="none" w:sz="0" w:space="0" w:color="auto"/>
            <w:left w:val="none" w:sz="0" w:space="0" w:color="auto"/>
            <w:bottom w:val="none" w:sz="0" w:space="0" w:color="auto"/>
            <w:right w:val="none" w:sz="0" w:space="0" w:color="auto"/>
          </w:divBdr>
        </w:div>
        <w:div w:id="717046702">
          <w:marLeft w:val="1483"/>
          <w:marRight w:val="0"/>
          <w:marTop w:val="0"/>
          <w:marBottom w:val="0"/>
          <w:divBdr>
            <w:top w:val="none" w:sz="0" w:space="0" w:color="auto"/>
            <w:left w:val="none" w:sz="0" w:space="0" w:color="auto"/>
            <w:bottom w:val="none" w:sz="0" w:space="0" w:color="auto"/>
            <w:right w:val="none" w:sz="0" w:space="0" w:color="auto"/>
          </w:divBdr>
        </w:div>
        <w:div w:id="234362969">
          <w:marLeft w:val="1483"/>
          <w:marRight w:val="0"/>
          <w:marTop w:val="0"/>
          <w:marBottom w:val="0"/>
          <w:divBdr>
            <w:top w:val="none" w:sz="0" w:space="0" w:color="auto"/>
            <w:left w:val="none" w:sz="0" w:space="0" w:color="auto"/>
            <w:bottom w:val="none" w:sz="0" w:space="0" w:color="auto"/>
            <w:right w:val="none" w:sz="0" w:space="0" w:color="auto"/>
          </w:divBdr>
        </w:div>
        <w:div w:id="414595883">
          <w:marLeft w:val="1483"/>
          <w:marRight w:val="0"/>
          <w:marTop w:val="0"/>
          <w:marBottom w:val="0"/>
          <w:divBdr>
            <w:top w:val="none" w:sz="0" w:space="0" w:color="auto"/>
            <w:left w:val="none" w:sz="0" w:space="0" w:color="auto"/>
            <w:bottom w:val="none" w:sz="0" w:space="0" w:color="auto"/>
            <w:right w:val="none" w:sz="0" w:space="0" w:color="auto"/>
          </w:divBdr>
        </w:div>
        <w:div w:id="1917933387">
          <w:marLeft w:val="1483"/>
          <w:marRight w:val="0"/>
          <w:marTop w:val="0"/>
          <w:marBottom w:val="0"/>
          <w:divBdr>
            <w:top w:val="none" w:sz="0" w:space="0" w:color="auto"/>
            <w:left w:val="none" w:sz="0" w:space="0" w:color="auto"/>
            <w:bottom w:val="none" w:sz="0" w:space="0" w:color="auto"/>
            <w:right w:val="none" w:sz="0" w:space="0" w:color="auto"/>
          </w:divBdr>
        </w:div>
        <w:div w:id="2024624749">
          <w:marLeft w:val="1483"/>
          <w:marRight w:val="0"/>
          <w:marTop w:val="0"/>
          <w:marBottom w:val="0"/>
          <w:divBdr>
            <w:top w:val="none" w:sz="0" w:space="0" w:color="auto"/>
            <w:left w:val="none" w:sz="0" w:space="0" w:color="auto"/>
            <w:bottom w:val="none" w:sz="0" w:space="0" w:color="auto"/>
            <w:right w:val="none" w:sz="0" w:space="0" w:color="auto"/>
          </w:divBdr>
        </w:div>
        <w:div w:id="1076629361">
          <w:marLeft w:val="1483"/>
          <w:marRight w:val="0"/>
          <w:marTop w:val="0"/>
          <w:marBottom w:val="0"/>
          <w:divBdr>
            <w:top w:val="none" w:sz="0" w:space="0" w:color="auto"/>
            <w:left w:val="none" w:sz="0" w:space="0" w:color="auto"/>
            <w:bottom w:val="none" w:sz="0" w:space="0" w:color="auto"/>
            <w:right w:val="none" w:sz="0" w:space="0" w:color="auto"/>
          </w:divBdr>
        </w:div>
      </w:divsChild>
    </w:div>
    <w:div w:id="2026246161">
      <w:bodyDiv w:val="1"/>
      <w:marLeft w:val="0"/>
      <w:marRight w:val="0"/>
      <w:marTop w:val="0"/>
      <w:marBottom w:val="0"/>
      <w:divBdr>
        <w:top w:val="none" w:sz="0" w:space="0" w:color="auto"/>
        <w:left w:val="none" w:sz="0" w:space="0" w:color="auto"/>
        <w:bottom w:val="none" w:sz="0" w:space="0" w:color="auto"/>
        <w:right w:val="none" w:sz="0" w:space="0" w:color="auto"/>
      </w:divBdr>
      <w:divsChild>
        <w:div w:id="1376008872">
          <w:marLeft w:val="979"/>
          <w:marRight w:val="0"/>
          <w:marTop w:val="84"/>
          <w:marBottom w:val="84"/>
          <w:divBdr>
            <w:top w:val="none" w:sz="0" w:space="0" w:color="auto"/>
            <w:left w:val="none" w:sz="0" w:space="0" w:color="auto"/>
            <w:bottom w:val="none" w:sz="0" w:space="0" w:color="auto"/>
            <w:right w:val="none" w:sz="0" w:space="0" w:color="auto"/>
          </w:divBdr>
        </w:div>
        <w:div w:id="1649481575">
          <w:marLeft w:val="979"/>
          <w:marRight w:val="0"/>
          <w:marTop w:val="84"/>
          <w:marBottom w:val="84"/>
          <w:divBdr>
            <w:top w:val="none" w:sz="0" w:space="0" w:color="auto"/>
            <w:left w:val="none" w:sz="0" w:space="0" w:color="auto"/>
            <w:bottom w:val="none" w:sz="0" w:space="0" w:color="auto"/>
            <w:right w:val="none" w:sz="0" w:space="0" w:color="auto"/>
          </w:divBdr>
        </w:div>
        <w:div w:id="1707872160">
          <w:marLeft w:val="979"/>
          <w:marRight w:val="0"/>
          <w:marTop w:val="84"/>
          <w:marBottom w:val="84"/>
          <w:divBdr>
            <w:top w:val="none" w:sz="0" w:space="0" w:color="auto"/>
            <w:left w:val="none" w:sz="0" w:space="0" w:color="auto"/>
            <w:bottom w:val="none" w:sz="0" w:space="0" w:color="auto"/>
            <w:right w:val="none" w:sz="0" w:space="0" w:color="auto"/>
          </w:divBdr>
        </w:div>
        <w:div w:id="2142260386">
          <w:marLeft w:val="979"/>
          <w:marRight w:val="0"/>
          <w:marTop w:val="84"/>
          <w:marBottom w:val="84"/>
          <w:divBdr>
            <w:top w:val="none" w:sz="0" w:space="0" w:color="auto"/>
            <w:left w:val="none" w:sz="0" w:space="0" w:color="auto"/>
            <w:bottom w:val="none" w:sz="0" w:space="0" w:color="auto"/>
            <w:right w:val="none" w:sz="0" w:space="0" w:color="auto"/>
          </w:divBdr>
        </w:div>
        <w:div w:id="110976497">
          <w:marLeft w:val="979"/>
          <w:marRight w:val="0"/>
          <w:marTop w:val="84"/>
          <w:marBottom w:val="84"/>
          <w:divBdr>
            <w:top w:val="none" w:sz="0" w:space="0" w:color="auto"/>
            <w:left w:val="none" w:sz="0" w:space="0" w:color="auto"/>
            <w:bottom w:val="none" w:sz="0" w:space="0" w:color="auto"/>
            <w:right w:val="none" w:sz="0" w:space="0" w:color="auto"/>
          </w:divBdr>
        </w:div>
      </w:divsChild>
    </w:div>
    <w:div w:id="2095273651">
      <w:bodyDiv w:val="1"/>
      <w:marLeft w:val="0"/>
      <w:marRight w:val="0"/>
      <w:marTop w:val="0"/>
      <w:marBottom w:val="0"/>
      <w:divBdr>
        <w:top w:val="none" w:sz="0" w:space="0" w:color="auto"/>
        <w:left w:val="none" w:sz="0" w:space="0" w:color="auto"/>
        <w:bottom w:val="none" w:sz="0" w:space="0" w:color="auto"/>
        <w:right w:val="none" w:sz="0" w:space="0" w:color="auto"/>
      </w:divBdr>
      <w:divsChild>
        <w:div w:id="1834836854">
          <w:marLeft w:val="979"/>
          <w:marRight w:val="0"/>
          <w:marTop w:val="84"/>
          <w:marBottom w:val="84"/>
          <w:divBdr>
            <w:top w:val="none" w:sz="0" w:space="0" w:color="auto"/>
            <w:left w:val="none" w:sz="0" w:space="0" w:color="auto"/>
            <w:bottom w:val="none" w:sz="0" w:space="0" w:color="auto"/>
            <w:right w:val="none" w:sz="0" w:space="0" w:color="auto"/>
          </w:divBdr>
        </w:div>
        <w:div w:id="1484543191">
          <w:marLeft w:val="979"/>
          <w:marRight w:val="0"/>
          <w:marTop w:val="84"/>
          <w:marBottom w:val="84"/>
          <w:divBdr>
            <w:top w:val="none" w:sz="0" w:space="0" w:color="auto"/>
            <w:left w:val="none" w:sz="0" w:space="0" w:color="auto"/>
            <w:bottom w:val="none" w:sz="0" w:space="0" w:color="auto"/>
            <w:right w:val="none" w:sz="0" w:space="0" w:color="auto"/>
          </w:divBdr>
        </w:div>
        <w:div w:id="1571690894">
          <w:marLeft w:val="979"/>
          <w:marRight w:val="0"/>
          <w:marTop w:val="84"/>
          <w:marBottom w:val="84"/>
          <w:divBdr>
            <w:top w:val="none" w:sz="0" w:space="0" w:color="auto"/>
            <w:left w:val="none" w:sz="0" w:space="0" w:color="auto"/>
            <w:bottom w:val="none" w:sz="0" w:space="0" w:color="auto"/>
            <w:right w:val="none" w:sz="0" w:space="0" w:color="auto"/>
          </w:divBdr>
        </w:div>
        <w:div w:id="1947806116">
          <w:marLeft w:val="979"/>
          <w:marRight w:val="0"/>
          <w:marTop w:val="84"/>
          <w:marBottom w:val="84"/>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tools.ietf.org/html/draft-schoenw-netmod-yang-pattern" TargetMode="External"/><Relationship Id="rId18" Type="http://schemas.openxmlformats.org/officeDocument/2006/relationships/package" Target="embeddings/Microsoft_Office_PowerPoint-Folie2.sldx"/><Relationship Id="rId26" Type="http://schemas.openxmlformats.org/officeDocument/2006/relationships/image" Target="media/image11.png"/><Relationship Id="rId39" Type="http://schemas.openxmlformats.org/officeDocument/2006/relationships/hyperlink" Target="http://datatracker.ietf.org/doc/draft-bierman-netmod-yang-package/"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netconfcentral.org/" TargetMode="Externa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Office_PowerPoint-Folie1.sldx"/><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cid:image001.png@01D0BB1A.7D033390" TargetMode="External"/><Relationship Id="rId54" Type="http://schemas.openxmlformats.org/officeDocument/2006/relationships/package" Target="embeddings/Microsoft_Office_PowerPoint-Folie3.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yang-central.or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footer" Target="footer2.xml"/><Relationship Id="rId10" Type="http://schemas.openxmlformats.org/officeDocument/2006/relationships/hyperlink" Target="http://www.opennetworking.org" TargetMode="External"/><Relationship Id="rId19" Type="http://schemas.openxmlformats.org/officeDocument/2006/relationships/comments" Target="comments.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jpeg"/><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www.opennetworking.org/images/stories/downloads/sdn-resources/technical-reports/UML_Modeling_Guidelines_V1.0.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cid:image002.png@01D0BB1A.7D033390" TargetMode="External"/><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D0C81-79C2-4381-957A-FB43FF939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6383</Words>
  <Characters>40214</Characters>
  <Application>Microsoft Office Word</Application>
  <DocSecurity>0</DocSecurity>
  <Lines>335</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Tompertdesign</Company>
  <LinksUpToDate>false</LinksUpToDate>
  <CharactersWithSpaces>46504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Cassandra Blair</dc:creator>
  <cp:lastModifiedBy>v1.0.01</cp:lastModifiedBy>
  <cp:revision>8</cp:revision>
  <dcterms:created xsi:type="dcterms:W3CDTF">2015-09-18T07:06:00Z</dcterms:created>
  <dcterms:modified xsi:type="dcterms:W3CDTF">2015-09-18T11:30:00Z</dcterms:modified>
</cp:coreProperties>
</file>